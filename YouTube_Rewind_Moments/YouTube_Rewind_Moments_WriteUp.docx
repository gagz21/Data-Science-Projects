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6849596"/>
        <w:docPartObj>
          <w:docPartGallery w:val="Cover Pages"/>
          <w:docPartUnique/>
        </w:docPartObj>
      </w:sdtPr>
      <w:sdtEndPr>
        <w:rPr>
          <w:rFonts w:eastAsiaTheme="minorEastAsia"/>
          <w:b/>
          <w:bCs/>
          <w:kern w:val="2"/>
          <w:szCs w:val="24"/>
          <w:lang w:eastAsia="ja-JP"/>
        </w:rPr>
      </w:sdtEndPr>
      <w:sdtContent>
        <w:p w14:paraId="0991A813" w14:textId="5796D4AC" w:rsidR="00056474" w:rsidRDefault="00056474"/>
        <w:p w14:paraId="2F906CAB" w14:textId="779F9FF7" w:rsidR="00056474" w:rsidRDefault="00056474">
          <w:pPr>
            <w:rPr>
              <w:rFonts w:eastAsiaTheme="minorEastAsia"/>
              <w:kern w:val="2"/>
              <w:szCs w:val="24"/>
              <w:lang w:eastAsia="ja-JP" w:bidi="ar-SA"/>
            </w:rPr>
          </w:pPr>
          <w:r>
            <w:rPr>
              <w:noProof/>
              <w:lang w:eastAsia="zh-CN"/>
            </w:rPr>
            <mc:AlternateContent>
              <mc:Choice Requires="wps">
                <w:drawing>
                  <wp:anchor distT="0" distB="0" distL="182880" distR="182880" simplePos="0" relativeHeight="251658241" behindDoc="0" locked="0" layoutInCell="1" allowOverlap="1" wp14:anchorId="247ACD11" wp14:editId="1619BEF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8B0659" w14:textId="1B8C1BD8" w:rsidR="00056474" w:rsidRDefault="007B3CA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760F3">
                                      <w:rPr>
                                        <w:color w:val="4472C4" w:themeColor="accent1"/>
                                        <w:sz w:val="72"/>
                                        <w:szCs w:val="72"/>
                                      </w:rPr>
                                      <w:t>Will You Rewind This?</w:t>
                                    </w:r>
                                  </w:sdtContent>
                                </w:sdt>
                              </w:p>
                              <w:p w14:paraId="0E7F5B67" w14:textId="322DD607" w:rsidR="00056474" w:rsidRDefault="00085A79">
                                <w:pPr>
                                  <w:pStyle w:val="NoSpacing"/>
                                  <w:spacing w:before="40" w:after="40"/>
                                  <w:rPr>
                                    <w:caps/>
                                    <w:color w:val="1F4E79" w:themeColor="accent5" w:themeShade="80"/>
                                    <w:sz w:val="28"/>
                                    <w:szCs w:val="28"/>
                                  </w:rPr>
                                </w:pPr>
                                <w:r>
                                  <w:rPr>
                                    <w:caps/>
                                    <w:color w:val="1F4E79" w:themeColor="accent5" w:themeShade="80"/>
                                    <w:sz w:val="28"/>
                                    <w:szCs w:val="28"/>
                                  </w:rPr>
                                  <w:t>YouTube Analytics</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6E23471" w14:textId="5F7445DF" w:rsidR="00056474" w:rsidRDefault="002B5E8B">
                                    <w:pPr>
                                      <w:pStyle w:val="NoSpacing"/>
                                      <w:spacing w:before="80" w:after="40"/>
                                      <w:rPr>
                                        <w:caps/>
                                        <w:color w:val="5B9BD5" w:themeColor="accent5"/>
                                        <w:sz w:val="24"/>
                                        <w:szCs w:val="24"/>
                                      </w:rPr>
                                    </w:pPr>
                                    <w:r>
                                      <w:rPr>
                                        <w:caps/>
                                        <w:color w:val="5B9BD5" w:themeColor="accent5"/>
                                        <w:sz w:val="24"/>
                                        <w:szCs w:val="24"/>
                                      </w:rPr>
                                      <w:t>Ian Aliman, LaRue Brown, Hannah Jordan, Gayathri Sanjeev</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47ACD11"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68B0659" w14:textId="1B8C1BD8" w:rsidR="00056474" w:rsidRDefault="007B3CA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760F3">
                                <w:rPr>
                                  <w:color w:val="4472C4" w:themeColor="accent1"/>
                                  <w:sz w:val="72"/>
                                  <w:szCs w:val="72"/>
                                </w:rPr>
                                <w:t>Will You Rewind This?</w:t>
                              </w:r>
                            </w:sdtContent>
                          </w:sdt>
                        </w:p>
                        <w:p w14:paraId="0E7F5B67" w14:textId="322DD607" w:rsidR="00056474" w:rsidRDefault="00085A79">
                          <w:pPr>
                            <w:pStyle w:val="NoSpacing"/>
                            <w:spacing w:before="40" w:after="40"/>
                            <w:rPr>
                              <w:caps/>
                              <w:color w:val="1F4E79" w:themeColor="accent5" w:themeShade="80"/>
                              <w:sz w:val="28"/>
                              <w:szCs w:val="28"/>
                            </w:rPr>
                          </w:pPr>
                          <w:r>
                            <w:rPr>
                              <w:caps/>
                              <w:color w:val="1F4E79" w:themeColor="accent5" w:themeShade="80"/>
                              <w:sz w:val="28"/>
                              <w:szCs w:val="28"/>
                            </w:rPr>
                            <w:t>YouTube Analytics</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6E23471" w14:textId="5F7445DF" w:rsidR="00056474" w:rsidRDefault="002B5E8B">
                              <w:pPr>
                                <w:pStyle w:val="NoSpacing"/>
                                <w:spacing w:before="80" w:after="40"/>
                                <w:rPr>
                                  <w:caps/>
                                  <w:color w:val="5B9BD5" w:themeColor="accent5"/>
                                  <w:sz w:val="24"/>
                                  <w:szCs w:val="24"/>
                                </w:rPr>
                              </w:pPr>
                              <w:r>
                                <w:rPr>
                                  <w:caps/>
                                  <w:color w:val="5B9BD5" w:themeColor="accent5"/>
                                  <w:sz w:val="24"/>
                                  <w:szCs w:val="24"/>
                                </w:rPr>
                                <w:t>Ian Aliman, LaRue Brown, Hannah Jordan, Gayathri Sanjeev</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8240" behindDoc="0" locked="0" layoutInCell="1" allowOverlap="1" wp14:anchorId="74BF2579" wp14:editId="640D91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9-10T00:00:00Z">
                                    <w:dateFormat w:val="yyyy"/>
                                    <w:lid w:val="en-US"/>
                                    <w:storeMappedDataAs w:val="dateTime"/>
                                    <w:calendar w:val="gregorian"/>
                                  </w:date>
                                </w:sdtPr>
                                <w:sdtEndPr/>
                                <w:sdtContent>
                                  <w:p w14:paraId="5478DAF5" w14:textId="3BA2EE0E" w:rsidR="00056474" w:rsidRDefault="00605B3E">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4BF2579"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9-10T00:00:00Z">
                              <w:dateFormat w:val="yyyy"/>
                              <w:lid w:val="en-US"/>
                              <w:storeMappedDataAs w:val="dateTime"/>
                              <w:calendar w:val="gregorian"/>
                            </w:date>
                          </w:sdtPr>
                          <w:sdtEndPr/>
                          <w:sdtContent>
                            <w:p w14:paraId="5478DAF5" w14:textId="3BA2EE0E" w:rsidR="00056474" w:rsidRDefault="00605B3E">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eastAsiaTheme="minorEastAsia"/>
              <w:b/>
              <w:bCs/>
              <w:kern w:val="2"/>
              <w:szCs w:val="24"/>
              <w:lang w:eastAsia="ja-JP"/>
            </w:rPr>
            <w:br w:type="page"/>
          </w:r>
        </w:p>
      </w:sdtContent>
    </w:sdt>
    <w:sdt>
      <w:sdtPr>
        <w:rPr>
          <w:rFonts w:asciiTheme="minorHAnsi" w:eastAsiaTheme="minorHAnsi" w:hAnsiTheme="minorHAnsi" w:cstheme="minorBidi"/>
          <w:b w:val="0"/>
          <w:bCs w:val="0"/>
          <w:color w:val="auto"/>
          <w:sz w:val="24"/>
          <w:szCs w:val="30"/>
          <w:lang w:bidi="th-TH"/>
        </w:rPr>
        <w:id w:val="-1125924722"/>
        <w:docPartObj>
          <w:docPartGallery w:val="Table of Contents"/>
          <w:docPartUnique/>
        </w:docPartObj>
      </w:sdtPr>
      <w:sdtEndPr>
        <w:rPr>
          <w:noProof/>
        </w:rPr>
      </w:sdtEndPr>
      <w:sdtContent>
        <w:p w14:paraId="6FD40317" w14:textId="5EE6FC84" w:rsidR="00056474" w:rsidRDefault="00056474">
          <w:pPr>
            <w:pStyle w:val="TOCHeading"/>
          </w:pPr>
          <w:r>
            <w:t>Table of Contents</w:t>
          </w:r>
        </w:p>
        <w:p w14:paraId="7ACAFB80" w14:textId="5B08234A" w:rsidR="00DD318C" w:rsidRDefault="00056474">
          <w:pPr>
            <w:pStyle w:val="TOC1"/>
            <w:tabs>
              <w:tab w:val="right" w:leader="dot" w:pos="9350"/>
            </w:tabs>
            <w:rPr>
              <w:rFonts w:eastAsiaTheme="minorEastAsia" w:cstheme="minorBidi"/>
              <w:b w:val="0"/>
              <w:bCs w:val="0"/>
              <w:caps w:val="0"/>
              <w:noProof/>
              <w:sz w:val="22"/>
              <w:szCs w:val="22"/>
              <w:lang w:bidi="ar-SA"/>
            </w:rPr>
          </w:pPr>
          <w:r>
            <w:rPr>
              <w:b w:val="0"/>
              <w:bCs w:val="0"/>
            </w:rPr>
            <w:fldChar w:fldCharType="begin"/>
          </w:r>
          <w:r>
            <w:instrText xml:space="preserve"> TOC \o "1-3" \h \z \u </w:instrText>
          </w:r>
          <w:r>
            <w:rPr>
              <w:b w:val="0"/>
              <w:bCs w:val="0"/>
            </w:rPr>
            <w:fldChar w:fldCharType="separate"/>
          </w:r>
          <w:hyperlink w:anchor="_Toc19112420" w:history="1">
            <w:r w:rsidR="00DD318C" w:rsidRPr="00571F11">
              <w:rPr>
                <w:rStyle w:val="Hyperlink"/>
                <w:noProof/>
              </w:rPr>
              <w:t>Introduction</w:t>
            </w:r>
            <w:r w:rsidR="00DD318C">
              <w:rPr>
                <w:noProof/>
                <w:webHidden/>
              </w:rPr>
              <w:tab/>
            </w:r>
            <w:r w:rsidR="00DD318C">
              <w:rPr>
                <w:noProof/>
                <w:webHidden/>
              </w:rPr>
              <w:fldChar w:fldCharType="begin"/>
            </w:r>
            <w:r w:rsidR="00DD318C">
              <w:rPr>
                <w:noProof/>
                <w:webHidden/>
              </w:rPr>
              <w:instrText xml:space="preserve"> PAGEREF _Toc19112420 \h </w:instrText>
            </w:r>
            <w:r w:rsidR="00DD318C">
              <w:rPr>
                <w:noProof/>
                <w:webHidden/>
              </w:rPr>
            </w:r>
            <w:r w:rsidR="00DD318C">
              <w:rPr>
                <w:noProof/>
                <w:webHidden/>
              </w:rPr>
              <w:fldChar w:fldCharType="separate"/>
            </w:r>
            <w:r w:rsidR="00DD318C">
              <w:rPr>
                <w:noProof/>
                <w:webHidden/>
              </w:rPr>
              <w:t>1</w:t>
            </w:r>
            <w:r w:rsidR="00DD318C">
              <w:rPr>
                <w:noProof/>
                <w:webHidden/>
              </w:rPr>
              <w:fldChar w:fldCharType="end"/>
            </w:r>
          </w:hyperlink>
        </w:p>
        <w:p w14:paraId="581F5D40" w14:textId="5FAE1A27" w:rsidR="00DD318C" w:rsidRDefault="007B3CA6">
          <w:pPr>
            <w:pStyle w:val="TOC1"/>
            <w:tabs>
              <w:tab w:val="right" w:leader="dot" w:pos="9350"/>
            </w:tabs>
            <w:rPr>
              <w:rFonts w:eastAsiaTheme="minorEastAsia" w:cstheme="minorBidi"/>
              <w:b w:val="0"/>
              <w:bCs w:val="0"/>
              <w:caps w:val="0"/>
              <w:noProof/>
              <w:sz w:val="22"/>
              <w:szCs w:val="22"/>
              <w:lang w:bidi="ar-SA"/>
            </w:rPr>
          </w:pPr>
          <w:hyperlink w:anchor="_Toc19112421" w:history="1">
            <w:r w:rsidR="00DD318C" w:rsidRPr="00571F11">
              <w:rPr>
                <w:rStyle w:val="Hyperlink"/>
                <w:noProof/>
              </w:rPr>
              <w:t>Analysis and Models</w:t>
            </w:r>
            <w:r w:rsidR="00DD318C">
              <w:rPr>
                <w:noProof/>
                <w:webHidden/>
              </w:rPr>
              <w:tab/>
            </w:r>
            <w:r w:rsidR="00DD318C">
              <w:rPr>
                <w:noProof/>
                <w:webHidden/>
              </w:rPr>
              <w:fldChar w:fldCharType="begin"/>
            </w:r>
            <w:r w:rsidR="00DD318C">
              <w:rPr>
                <w:noProof/>
                <w:webHidden/>
              </w:rPr>
              <w:instrText xml:space="preserve"> PAGEREF _Toc19112421 \h </w:instrText>
            </w:r>
            <w:r w:rsidR="00DD318C">
              <w:rPr>
                <w:noProof/>
                <w:webHidden/>
              </w:rPr>
            </w:r>
            <w:r w:rsidR="00DD318C">
              <w:rPr>
                <w:noProof/>
                <w:webHidden/>
              </w:rPr>
              <w:fldChar w:fldCharType="separate"/>
            </w:r>
            <w:r w:rsidR="00DD318C">
              <w:rPr>
                <w:noProof/>
                <w:webHidden/>
              </w:rPr>
              <w:t>1</w:t>
            </w:r>
            <w:r w:rsidR="00DD318C">
              <w:rPr>
                <w:noProof/>
                <w:webHidden/>
              </w:rPr>
              <w:fldChar w:fldCharType="end"/>
            </w:r>
          </w:hyperlink>
        </w:p>
        <w:p w14:paraId="464954EA" w14:textId="482BAEF3" w:rsidR="00DD318C" w:rsidRDefault="007B3CA6">
          <w:pPr>
            <w:pStyle w:val="TOC2"/>
            <w:tabs>
              <w:tab w:val="right" w:leader="dot" w:pos="9350"/>
            </w:tabs>
            <w:rPr>
              <w:rFonts w:eastAsiaTheme="minorEastAsia" w:cstheme="minorBidi"/>
              <w:smallCaps w:val="0"/>
              <w:noProof/>
              <w:sz w:val="22"/>
              <w:szCs w:val="22"/>
              <w:lang w:bidi="ar-SA"/>
            </w:rPr>
          </w:pPr>
          <w:hyperlink w:anchor="_Toc19112422" w:history="1">
            <w:r w:rsidR="00DD318C" w:rsidRPr="00571F11">
              <w:rPr>
                <w:rStyle w:val="Hyperlink"/>
                <w:noProof/>
              </w:rPr>
              <w:t>About the Data</w:t>
            </w:r>
            <w:r w:rsidR="00DD318C">
              <w:rPr>
                <w:noProof/>
                <w:webHidden/>
              </w:rPr>
              <w:tab/>
            </w:r>
            <w:r w:rsidR="00DD318C">
              <w:rPr>
                <w:noProof/>
                <w:webHidden/>
              </w:rPr>
              <w:fldChar w:fldCharType="begin"/>
            </w:r>
            <w:r w:rsidR="00DD318C">
              <w:rPr>
                <w:noProof/>
                <w:webHidden/>
              </w:rPr>
              <w:instrText xml:space="preserve"> PAGEREF _Toc19112422 \h </w:instrText>
            </w:r>
            <w:r w:rsidR="00DD318C">
              <w:rPr>
                <w:noProof/>
                <w:webHidden/>
              </w:rPr>
            </w:r>
            <w:r w:rsidR="00DD318C">
              <w:rPr>
                <w:noProof/>
                <w:webHidden/>
              </w:rPr>
              <w:fldChar w:fldCharType="separate"/>
            </w:r>
            <w:r w:rsidR="00DD318C">
              <w:rPr>
                <w:noProof/>
                <w:webHidden/>
              </w:rPr>
              <w:t>1</w:t>
            </w:r>
            <w:r w:rsidR="00DD318C">
              <w:rPr>
                <w:noProof/>
                <w:webHidden/>
              </w:rPr>
              <w:fldChar w:fldCharType="end"/>
            </w:r>
          </w:hyperlink>
        </w:p>
        <w:p w14:paraId="064B67BC" w14:textId="4411F783" w:rsidR="00DD318C" w:rsidRDefault="007B3CA6">
          <w:pPr>
            <w:pStyle w:val="TOC2"/>
            <w:tabs>
              <w:tab w:val="right" w:leader="dot" w:pos="9350"/>
            </w:tabs>
            <w:rPr>
              <w:rFonts w:eastAsiaTheme="minorEastAsia" w:cstheme="minorBidi"/>
              <w:smallCaps w:val="0"/>
              <w:noProof/>
              <w:sz w:val="22"/>
              <w:szCs w:val="22"/>
              <w:lang w:bidi="ar-SA"/>
            </w:rPr>
          </w:pPr>
          <w:hyperlink w:anchor="_Toc19112423" w:history="1">
            <w:r w:rsidR="00DD318C" w:rsidRPr="00571F11">
              <w:rPr>
                <w:rStyle w:val="Hyperlink"/>
                <w:noProof/>
              </w:rPr>
              <w:t>Data Acquisition &amp; Cleaning</w:t>
            </w:r>
            <w:r w:rsidR="00DD318C">
              <w:rPr>
                <w:noProof/>
                <w:webHidden/>
              </w:rPr>
              <w:tab/>
            </w:r>
            <w:r w:rsidR="00DD318C">
              <w:rPr>
                <w:noProof/>
                <w:webHidden/>
              </w:rPr>
              <w:fldChar w:fldCharType="begin"/>
            </w:r>
            <w:r w:rsidR="00DD318C">
              <w:rPr>
                <w:noProof/>
                <w:webHidden/>
              </w:rPr>
              <w:instrText xml:space="preserve"> PAGEREF _Toc19112423 \h </w:instrText>
            </w:r>
            <w:r w:rsidR="00DD318C">
              <w:rPr>
                <w:noProof/>
                <w:webHidden/>
              </w:rPr>
            </w:r>
            <w:r w:rsidR="00DD318C">
              <w:rPr>
                <w:noProof/>
                <w:webHidden/>
              </w:rPr>
              <w:fldChar w:fldCharType="separate"/>
            </w:r>
            <w:r w:rsidR="00DD318C">
              <w:rPr>
                <w:noProof/>
                <w:webHidden/>
              </w:rPr>
              <w:t>2</w:t>
            </w:r>
            <w:r w:rsidR="00DD318C">
              <w:rPr>
                <w:noProof/>
                <w:webHidden/>
              </w:rPr>
              <w:fldChar w:fldCharType="end"/>
            </w:r>
          </w:hyperlink>
        </w:p>
        <w:p w14:paraId="15D738CB" w14:textId="3DED39AD" w:rsidR="00DD318C" w:rsidRDefault="007B3CA6">
          <w:pPr>
            <w:pStyle w:val="TOC2"/>
            <w:tabs>
              <w:tab w:val="right" w:leader="dot" w:pos="9350"/>
            </w:tabs>
            <w:rPr>
              <w:rFonts w:eastAsiaTheme="minorEastAsia" w:cstheme="minorBidi"/>
              <w:smallCaps w:val="0"/>
              <w:noProof/>
              <w:sz w:val="22"/>
              <w:szCs w:val="22"/>
              <w:lang w:bidi="ar-SA"/>
            </w:rPr>
          </w:pPr>
          <w:hyperlink w:anchor="_Toc19112424" w:history="1">
            <w:r w:rsidR="00DD318C" w:rsidRPr="00571F11">
              <w:rPr>
                <w:rStyle w:val="Hyperlink"/>
                <w:noProof/>
              </w:rPr>
              <w:t>Cluster Analysis</w:t>
            </w:r>
            <w:r w:rsidR="00DD318C">
              <w:rPr>
                <w:noProof/>
                <w:webHidden/>
              </w:rPr>
              <w:tab/>
            </w:r>
            <w:r w:rsidR="00DD318C">
              <w:rPr>
                <w:noProof/>
                <w:webHidden/>
              </w:rPr>
              <w:fldChar w:fldCharType="begin"/>
            </w:r>
            <w:r w:rsidR="00DD318C">
              <w:rPr>
                <w:noProof/>
                <w:webHidden/>
              </w:rPr>
              <w:instrText xml:space="preserve"> PAGEREF _Toc19112424 \h </w:instrText>
            </w:r>
            <w:r w:rsidR="00DD318C">
              <w:rPr>
                <w:noProof/>
                <w:webHidden/>
              </w:rPr>
            </w:r>
            <w:r w:rsidR="00DD318C">
              <w:rPr>
                <w:noProof/>
                <w:webHidden/>
              </w:rPr>
              <w:fldChar w:fldCharType="separate"/>
            </w:r>
            <w:r w:rsidR="00DD318C">
              <w:rPr>
                <w:noProof/>
                <w:webHidden/>
              </w:rPr>
              <w:t>5</w:t>
            </w:r>
            <w:r w:rsidR="00DD318C">
              <w:rPr>
                <w:noProof/>
                <w:webHidden/>
              </w:rPr>
              <w:fldChar w:fldCharType="end"/>
            </w:r>
          </w:hyperlink>
        </w:p>
        <w:p w14:paraId="7CAA7EA3" w14:textId="366FBE72" w:rsidR="00DD318C" w:rsidRDefault="007B3CA6">
          <w:pPr>
            <w:pStyle w:val="TOC2"/>
            <w:tabs>
              <w:tab w:val="right" w:leader="dot" w:pos="9350"/>
            </w:tabs>
            <w:rPr>
              <w:rFonts w:eastAsiaTheme="minorEastAsia" w:cstheme="minorBidi"/>
              <w:smallCaps w:val="0"/>
              <w:noProof/>
              <w:sz w:val="22"/>
              <w:szCs w:val="22"/>
              <w:lang w:bidi="ar-SA"/>
            </w:rPr>
          </w:pPr>
          <w:hyperlink w:anchor="_Toc19112425" w:history="1">
            <w:r w:rsidR="00DD318C" w:rsidRPr="00571F11">
              <w:rPr>
                <w:rStyle w:val="Hyperlink"/>
                <w:noProof/>
              </w:rPr>
              <w:t>Support Vector Machines</w:t>
            </w:r>
            <w:r w:rsidR="00DD318C">
              <w:rPr>
                <w:noProof/>
                <w:webHidden/>
              </w:rPr>
              <w:tab/>
            </w:r>
            <w:r w:rsidR="00DD318C">
              <w:rPr>
                <w:noProof/>
                <w:webHidden/>
              </w:rPr>
              <w:fldChar w:fldCharType="begin"/>
            </w:r>
            <w:r w:rsidR="00DD318C">
              <w:rPr>
                <w:noProof/>
                <w:webHidden/>
              </w:rPr>
              <w:instrText xml:space="preserve"> PAGEREF _Toc19112425 \h </w:instrText>
            </w:r>
            <w:r w:rsidR="00DD318C">
              <w:rPr>
                <w:noProof/>
                <w:webHidden/>
              </w:rPr>
            </w:r>
            <w:r w:rsidR="00DD318C">
              <w:rPr>
                <w:noProof/>
                <w:webHidden/>
              </w:rPr>
              <w:fldChar w:fldCharType="separate"/>
            </w:r>
            <w:r w:rsidR="00DD318C">
              <w:rPr>
                <w:noProof/>
                <w:webHidden/>
              </w:rPr>
              <w:t>6</w:t>
            </w:r>
            <w:r w:rsidR="00DD318C">
              <w:rPr>
                <w:noProof/>
                <w:webHidden/>
              </w:rPr>
              <w:fldChar w:fldCharType="end"/>
            </w:r>
          </w:hyperlink>
        </w:p>
        <w:p w14:paraId="33C92A94" w14:textId="09137B52" w:rsidR="00DD318C" w:rsidRDefault="007B3CA6">
          <w:pPr>
            <w:pStyle w:val="TOC2"/>
            <w:tabs>
              <w:tab w:val="right" w:leader="dot" w:pos="9350"/>
            </w:tabs>
            <w:rPr>
              <w:rFonts w:eastAsiaTheme="minorEastAsia" w:cstheme="minorBidi"/>
              <w:smallCaps w:val="0"/>
              <w:noProof/>
              <w:sz w:val="22"/>
              <w:szCs w:val="22"/>
              <w:lang w:bidi="ar-SA"/>
            </w:rPr>
          </w:pPr>
          <w:hyperlink w:anchor="_Toc19112426" w:history="1">
            <w:r w:rsidR="00DD318C" w:rsidRPr="00571F11">
              <w:rPr>
                <w:rStyle w:val="Hyperlink"/>
                <w:noProof/>
              </w:rPr>
              <w:t>Multinomial Naïve Bayes</w:t>
            </w:r>
            <w:r w:rsidR="00DD318C">
              <w:rPr>
                <w:noProof/>
                <w:webHidden/>
              </w:rPr>
              <w:tab/>
            </w:r>
            <w:r w:rsidR="00DD318C">
              <w:rPr>
                <w:noProof/>
                <w:webHidden/>
              </w:rPr>
              <w:fldChar w:fldCharType="begin"/>
            </w:r>
            <w:r w:rsidR="00DD318C">
              <w:rPr>
                <w:noProof/>
                <w:webHidden/>
              </w:rPr>
              <w:instrText xml:space="preserve"> PAGEREF _Toc19112426 \h </w:instrText>
            </w:r>
            <w:r w:rsidR="00DD318C">
              <w:rPr>
                <w:noProof/>
                <w:webHidden/>
              </w:rPr>
            </w:r>
            <w:r w:rsidR="00DD318C">
              <w:rPr>
                <w:noProof/>
                <w:webHidden/>
              </w:rPr>
              <w:fldChar w:fldCharType="separate"/>
            </w:r>
            <w:r w:rsidR="00DD318C">
              <w:rPr>
                <w:noProof/>
                <w:webHidden/>
              </w:rPr>
              <w:t>10</w:t>
            </w:r>
            <w:r w:rsidR="00DD318C">
              <w:rPr>
                <w:noProof/>
                <w:webHidden/>
              </w:rPr>
              <w:fldChar w:fldCharType="end"/>
            </w:r>
          </w:hyperlink>
        </w:p>
        <w:p w14:paraId="477330E1" w14:textId="491D86E0" w:rsidR="00DD318C" w:rsidRDefault="007B3CA6">
          <w:pPr>
            <w:pStyle w:val="TOC1"/>
            <w:tabs>
              <w:tab w:val="right" w:leader="dot" w:pos="9350"/>
            </w:tabs>
            <w:rPr>
              <w:rFonts w:eastAsiaTheme="minorEastAsia" w:cstheme="minorBidi"/>
              <w:b w:val="0"/>
              <w:bCs w:val="0"/>
              <w:caps w:val="0"/>
              <w:noProof/>
              <w:sz w:val="22"/>
              <w:szCs w:val="22"/>
              <w:lang w:bidi="ar-SA"/>
            </w:rPr>
          </w:pPr>
          <w:hyperlink w:anchor="_Toc19112427" w:history="1">
            <w:r w:rsidR="00DD318C" w:rsidRPr="00571F11">
              <w:rPr>
                <w:rStyle w:val="Hyperlink"/>
                <w:noProof/>
              </w:rPr>
              <w:t>Results</w:t>
            </w:r>
            <w:r w:rsidR="00DD318C">
              <w:rPr>
                <w:noProof/>
                <w:webHidden/>
              </w:rPr>
              <w:tab/>
            </w:r>
            <w:r w:rsidR="00DD318C">
              <w:rPr>
                <w:noProof/>
                <w:webHidden/>
              </w:rPr>
              <w:fldChar w:fldCharType="begin"/>
            </w:r>
            <w:r w:rsidR="00DD318C">
              <w:rPr>
                <w:noProof/>
                <w:webHidden/>
              </w:rPr>
              <w:instrText xml:space="preserve"> PAGEREF _Toc19112427 \h </w:instrText>
            </w:r>
            <w:r w:rsidR="00DD318C">
              <w:rPr>
                <w:noProof/>
                <w:webHidden/>
              </w:rPr>
            </w:r>
            <w:r w:rsidR="00DD318C">
              <w:rPr>
                <w:noProof/>
                <w:webHidden/>
              </w:rPr>
              <w:fldChar w:fldCharType="separate"/>
            </w:r>
            <w:r w:rsidR="00DD318C">
              <w:rPr>
                <w:noProof/>
                <w:webHidden/>
              </w:rPr>
              <w:t>13</w:t>
            </w:r>
            <w:r w:rsidR="00DD318C">
              <w:rPr>
                <w:noProof/>
                <w:webHidden/>
              </w:rPr>
              <w:fldChar w:fldCharType="end"/>
            </w:r>
          </w:hyperlink>
        </w:p>
        <w:p w14:paraId="2926FBA9" w14:textId="7D476B8B" w:rsidR="00DD318C" w:rsidRDefault="007B3CA6">
          <w:pPr>
            <w:pStyle w:val="TOC2"/>
            <w:tabs>
              <w:tab w:val="right" w:leader="dot" w:pos="9350"/>
            </w:tabs>
            <w:rPr>
              <w:rFonts w:eastAsiaTheme="minorEastAsia" w:cstheme="minorBidi"/>
              <w:smallCaps w:val="0"/>
              <w:noProof/>
              <w:sz w:val="22"/>
              <w:szCs w:val="22"/>
              <w:lang w:bidi="ar-SA"/>
            </w:rPr>
          </w:pPr>
          <w:hyperlink w:anchor="_Toc19112428" w:history="1">
            <w:r w:rsidR="00DD318C" w:rsidRPr="00571F11">
              <w:rPr>
                <w:rStyle w:val="Hyperlink"/>
                <w:noProof/>
              </w:rPr>
              <w:t>Cluster Results</w:t>
            </w:r>
            <w:r w:rsidR="00DD318C">
              <w:rPr>
                <w:noProof/>
                <w:webHidden/>
              </w:rPr>
              <w:tab/>
            </w:r>
            <w:r w:rsidR="00DD318C">
              <w:rPr>
                <w:noProof/>
                <w:webHidden/>
              </w:rPr>
              <w:fldChar w:fldCharType="begin"/>
            </w:r>
            <w:r w:rsidR="00DD318C">
              <w:rPr>
                <w:noProof/>
                <w:webHidden/>
              </w:rPr>
              <w:instrText xml:space="preserve"> PAGEREF _Toc19112428 \h </w:instrText>
            </w:r>
            <w:r w:rsidR="00DD318C">
              <w:rPr>
                <w:noProof/>
                <w:webHidden/>
              </w:rPr>
            </w:r>
            <w:r w:rsidR="00DD318C">
              <w:rPr>
                <w:noProof/>
                <w:webHidden/>
              </w:rPr>
              <w:fldChar w:fldCharType="separate"/>
            </w:r>
            <w:r w:rsidR="00DD318C">
              <w:rPr>
                <w:noProof/>
                <w:webHidden/>
              </w:rPr>
              <w:t>13</w:t>
            </w:r>
            <w:r w:rsidR="00DD318C">
              <w:rPr>
                <w:noProof/>
                <w:webHidden/>
              </w:rPr>
              <w:fldChar w:fldCharType="end"/>
            </w:r>
          </w:hyperlink>
        </w:p>
        <w:p w14:paraId="579146A7" w14:textId="43F268AD" w:rsidR="00DD318C" w:rsidRDefault="007B3CA6">
          <w:pPr>
            <w:pStyle w:val="TOC2"/>
            <w:tabs>
              <w:tab w:val="right" w:leader="dot" w:pos="9350"/>
            </w:tabs>
            <w:rPr>
              <w:rFonts w:eastAsiaTheme="minorEastAsia" w:cstheme="minorBidi"/>
              <w:smallCaps w:val="0"/>
              <w:noProof/>
              <w:sz w:val="22"/>
              <w:szCs w:val="22"/>
              <w:lang w:bidi="ar-SA"/>
            </w:rPr>
          </w:pPr>
          <w:hyperlink w:anchor="_Toc19112429" w:history="1">
            <w:r w:rsidR="00DD318C" w:rsidRPr="00571F11">
              <w:rPr>
                <w:rStyle w:val="Hyperlink"/>
                <w:noProof/>
              </w:rPr>
              <w:t>Support Vector Machines Results</w:t>
            </w:r>
            <w:r w:rsidR="00DD318C">
              <w:rPr>
                <w:noProof/>
                <w:webHidden/>
              </w:rPr>
              <w:tab/>
            </w:r>
            <w:r w:rsidR="00DD318C">
              <w:rPr>
                <w:noProof/>
                <w:webHidden/>
              </w:rPr>
              <w:fldChar w:fldCharType="begin"/>
            </w:r>
            <w:r w:rsidR="00DD318C">
              <w:rPr>
                <w:noProof/>
                <w:webHidden/>
              </w:rPr>
              <w:instrText xml:space="preserve"> PAGEREF _Toc19112429 \h </w:instrText>
            </w:r>
            <w:r w:rsidR="00DD318C">
              <w:rPr>
                <w:noProof/>
                <w:webHidden/>
              </w:rPr>
            </w:r>
            <w:r w:rsidR="00DD318C">
              <w:rPr>
                <w:noProof/>
                <w:webHidden/>
              </w:rPr>
              <w:fldChar w:fldCharType="separate"/>
            </w:r>
            <w:r w:rsidR="00DD318C">
              <w:rPr>
                <w:noProof/>
                <w:webHidden/>
              </w:rPr>
              <w:t>13</w:t>
            </w:r>
            <w:r w:rsidR="00DD318C">
              <w:rPr>
                <w:noProof/>
                <w:webHidden/>
              </w:rPr>
              <w:fldChar w:fldCharType="end"/>
            </w:r>
          </w:hyperlink>
        </w:p>
        <w:p w14:paraId="7B5060B6" w14:textId="0A31015A" w:rsidR="00DD318C" w:rsidRDefault="007B3CA6">
          <w:pPr>
            <w:pStyle w:val="TOC2"/>
            <w:tabs>
              <w:tab w:val="right" w:leader="dot" w:pos="9350"/>
            </w:tabs>
            <w:rPr>
              <w:rFonts w:eastAsiaTheme="minorEastAsia" w:cstheme="minorBidi"/>
              <w:smallCaps w:val="0"/>
              <w:noProof/>
              <w:sz w:val="22"/>
              <w:szCs w:val="22"/>
              <w:lang w:bidi="ar-SA"/>
            </w:rPr>
          </w:pPr>
          <w:hyperlink w:anchor="_Toc19112430" w:history="1">
            <w:r w:rsidR="00DD318C" w:rsidRPr="00571F11">
              <w:rPr>
                <w:rStyle w:val="Hyperlink"/>
                <w:noProof/>
              </w:rPr>
              <w:t>Multinomial Naïve Bayes Results</w:t>
            </w:r>
            <w:r w:rsidR="00DD318C">
              <w:rPr>
                <w:noProof/>
                <w:webHidden/>
              </w:rPr>
              <w:tab/>
            </w:r>
            <w:r w:rsidR="00DD318C">
              <w:rPr>
                <w:noProof/>
                <w:webHidden/>
              </w:rPr>
              <w:fldChar w:fldCharType="begin"/>
            </w:r>
            <w:r w:rsidR="00DD318C">
              <w:rPr>
                <w:noProof/>
                <w:webHidden/>
              </w:rPr>
              <w:instrText xml:space="preserve"> PAGEREF _Toc19112430 \h </w:instrText>
            </w:r>
            <w:r w:rsidR="00DD318C">
              <w:rPr>
                <w:noProof/>
                <w:webHidden/>
              </w:rPr>
            </w:r>
            <w:r w:rsidR="00DD318C">
              <w:rPr>
                <w:noProof/>
                <w:webHidden/>
              </w:rPr>
              <w:fldChar w:fldCharType="separate"/>
            </w:r>
            <w:r w:rsidR="00DD318C">
              <w:rPr>
                <w:noProof/>
                <w:webHidden/>
              </w:rPr>
              <w:t>15</w:t>
            </w:r>
            <w:r w:rsidR="00DD318C">
              <w:rPr>
                <w:noProof/>
                <w:webHidden/>
              </w:rPr>
              <w:fldChar w:fldCharType="end"/>
            </w:r>
          </w:hyperlink>
        </w:p>
        <w:p w14:paraId="559B2379" w14:textId="015AB48D" w:rsidR="00DD318C" w:rsidRDefault="007B3CA6">
          <w:pPr>
            <w:pStyle w:val="TOC1"/>
            <w:tabs>
              <w:tab w:val="right" w:leader="dot" w:pos="9350"/>
            </w:tabs>
            <w:rPr>
              <w:rFonts w:eastAsiaTheme="minorEastAsia" w:cstheme="minorBidi"/>
              <w:b w:val="0"/>
              <w:bCs w:val="0"/>
              <w:caps w:val="0"/>
              <w:noProof/>
              <w:sz w:val="22"/>
              <w:szCs w:val="22"/>
              <w:lang w:bidi="ar-SA"/>
            </w:rPr>
          </w:pPr>
          <w:hyperlink w:anchor="_Toc19112431" w:history="1">
            <w:r w:rsidR="00DD318C" w:rsidRPr="00571F11">
              <w:rPr>
                <w:rStyle w:val="Hyperlink"/>
                <w:noProof/>
              </w:rPr>
              <w:t>Conclusions</w:t>
            </w:r>
            <w:r w:rsidR="00DD318C">
              <w:rPr>
                <w:noProof/>
                <w:webHidden/>
              </w:rPr>
              <w:tab/>
            </w:r>
            <w:r w:rsidR="00DD318C">
              <w:rPr>
                <w:noProof/>
                <w:webHidden/>
              </w:rPr>
              <w:fldChar w:fldCharType="begin"/>
            </w:r>
            <w:r w:rsidR="00DD318C">
              <w:rPr>
                <w:noProof/>
                <w:webHidden/>
              </w:rPr>
              <w:instrText xml:space="preserve"> PAGEREF _Toc19112431 \h </w:instrText>
            </w:r>
            <w:r w:rsidR="00DD318C">
              <w:rPr>
                <w:noProof/>
                <w:webHidden/>
              </w:rPr>
            </w:r>
            <w:r w:rsidR="00DD318C">
              <w:rPr>
                <w:noProof/>
                <w:webHidden/>
              </w:rPr>
              <w:fldChar w:fldCharType="separate"/>
            </w:r>
            <w:r w:rsidR="00DD318C">
              <w:rPr>
                <w:noProof/>
                <w:webHidden/>
              </w:rPr>
              <w:t>16</w:t>
            </w:r>
            <w:r w:rsidR="00DD318C">
              <w:rPr>
                <w:noProof/>
                <w:webHidden/>
              </w:rPr>
              <w:fldChar w:fldCharType="end"/>
            </w:r>
          </w:hyperlink>
        </w:p>
        <w:p w14:paraId="3BACAE73" w14:textId="069DACE4" w:rsidR="00DD318C" w:rsidRDefault="007B3CA6">
          <w:pPr>
            <w:pStyle w:val="TOC1"/>
            <w:tabs>
              <w:tab w:val="right" w:leader="dot" w:pos="9350"/>
            </w:tabs>
            <w:rPr>
              <w:rFonts w:eastAsiaTheme="minorEastAsia" w:cstheme="minorBidi"/>
              <w:b w:val="0"/>
              <w:bCs w:val="0"/>
              <w:caps w:val="0"/>
              <w:noProof/>
              <w:sz w:val="22"/>
              <w:szCs w:val="22"/>
              <w:lang w:bidi="ar-SA"/>
            </w:rPr>
          </w:pPr>
          <w:hyperlink w:anchor="_Toc19112432" w:history="1">
            <w:r w:rsidR="00DD318C" w:rsidRPr="00571F11">
              <w:rPr>
                <w:rStyle w:val="Hyperlink"/>
                <w:noProof/>
              </w:rPr>
              <w:t>References</w:t>
            </w:r>
            <w:r w:rsidR="00DD318C">
              <w:rPr>
                <w:noProof/>
                <w:webHidden/>
              </w:rPr>
              <w:tab/>
            </w:r>
            <w:r w:rsidR="00DD318C">
              <w:rPr>
                <w:noProof/>
                <w:webHidden/>
              </w:rPr>
              <w:fldChar w:fldCharType="begin"/>
            </w:r>
            <w:r w:rsidR="00DD318C">
              <w:rPr>
                <w:noProof/>
                <w:webHidden/>
              </w:rPr>
              <w:instrText xml:space="preserve"> PAGEREF _Toc19112432 \h </w:instrText>
            </w:r>
            <w:r w:rsidR="00DD318C">
              <w:rPr>
                <w:noProof/>
                <w:webHidden/>
              </w:rPr>
            </w:r>
            <w:r w:rsidR="00DD318C">
              <w:rPr>
                <w:noProof/>
                <w:webHidden/>
              </w:rPr>
              <w:fldChar w:fldCharType="separate"/>
            </w:r>
            <w:r w:rsidR="00DD318C">
              <w:rPr>
                <w:noProof/>
                <w:webHidden/>
              </w:rPr>
              <w:t>16</w:t>
            </w:r>
            <w:r w:rsidR="00DD318C">
              <w:rPr>
                <w:noProof/>
                <w:webHidden/>
              </w:rPr>
              <w:fldChar w:fldCharType="end"/>
            </w:r>
          </w:hyperlink>
        </w:p>
        <w:p w14:paraId="33876DE9" w14:textId="02594CF3" w:rsidR="00056474" w:rsidRDefault="00056474">
          <w:r>
            <w:rPr>
              <w:b/>
              <w:bCs/>
              <w:noProof/>
            </w:rPr>
            <w:fldChar w:fldCharType="end"/>
          </w:r>
        </w:p>
      </w:sdtContent>
    </w:sdt>
    <w:p w14:paraId="45491824" w14:textId="77777777" w:rsidR="00056474" w:rsidRDefault="00056474" w:rsidP="00056474">
      <w:pPr>
        <w:sectPr w:rsidR="00056474" w:rsidSect="00056474">
          <w:pgSz w:w="12240" w:h="15840"/>
          <w:pgMar w:top="1440" w:right="1440" w:bottom="1440" w:left="1440" w:header="720" w:footer="720" w:gutter="0"/>
          <w:pgNumType w:start="0"/>
          <w:cols w:space="720"/>
          <w:titlePg/>
          <w:docGrid w:linePitch="360"/>
        </w:sectPr>
      </w:pPr>
    </w:p>
    <w:p w14:paraId="0EC7C2AA" w14:textId="041F7145" w:rsidR="002B11AB" w:rsidRPr="00056474" w:rsidRDefault="002B11AB" w:rsidP="00056474">
      <w:pPr>
        <w:pStyle w:val="Heading1"/>
      </w:pPr>
      <w:bookmarkStart w:id="0" w:name="_Toc19112420"/>
      <w:r>
        <w:lastRenderedPageBreak/>
        <w:t>Introduction</w:t>
      </w:r>
      <w:bookmarkEnd w:id="0"/>
    </w:p>
    <w:p w14:paraId="0EEA93F8" w14:textId="12D05ABA" w:rsidR="228D9360" w:rsidRDefault="228D9360"/>
    <w:p w14:paraId="7641C34B" w14:textId="5109BEC3" w:rsidR="0E2EFDA0" w:rsidRDefault="3458A9AB" w:rsidP="001F663D">
      <w:pPr>
        <w:jc w:val="both"/>
      </w:pPr>
      <w:r w:rsidRPr="7227D1DF">
        <w:t xml:space="preserve">When YouTube first made its way onto the internet, few people realized how many hours of video </w:t>
      </w:r>
      <w:r w:rsidR="05079E0A" w:rsidRPr="7227D1DF">
        <w:t xml:space="preserve">one would </w:t>
      </w:r>
      <w:r w:rsidRPr="7227D1DF">
        <w:t>be watching years later.</w:t>
      </w:r>
      <w:r w:rsidR="05079E0A" w:rsidRPr="7227D1DF">
        <w:t xml:space="preserve"> </w:t>
      </w:r>
      <w:r w:rsidRPr="7227D1DF">
        <w:t>It seems the internet never gets bored of watching videos, so now there is an entire library’s worth of YouTube stats.</w:t>
      </w:r>
      <w:r w:rsidR="637CCAA1" w:rsidRPr="7227D1DF">
        <w:t xml:space="preserve"> </w:t>
      </w:r>
      <w:r w:rsidR="0E2EFDA0" w:rsidRPr="7227D1DF">
        <w:t xml:space="preserve">YouTube is the world’s second largest search engine and second most visited site after Google. There are so many measures available from </w:t>
      </w:r>
      <w:r w:rsidR="69FDEC4C" w:rsidRPr="69FDEC4C">
        <w:t>Y</w:t>
      </w:r>
      <w:r w:rsidR="0E2EFDA0" w:rsidRPr="7227D1DF">
        <w:t>ou</w:t>
      </w:r>
      <w:r w:rsidR="7227D1DF" w:rsidRPr="7227D1DF">
        <w:t>T</w:t>
      </w:r>
      <w:r w:rsidR="0E2EFDA0" w:rsidRPr="7227D1DF">
        <w:t xml:space="preserve">ube that can be used to derive various </w:t>
      </w:r>
      <w:r w:rsidR="7227D1DF" w:rsidRPr="7227D1DF">
        <w:t>statistical analyses.</w:t>
      </w:r>
    </w:p>
    <w:p w14:paraId="4B1C3D58" w14:textId="2A7341DF" w:rsidR="69FDEC4C" w:rsidRDefault="69FDEC4C" w:rsidP="001F663D">
      <w:pPr>
        <w:jc w:val="both"/>
      </w:pPr>
    </w:p>
    <w:p w14:paraId="1DC22FA4" w14:textId="19AA7D09" w:rsidR="510E9747" w:rsidRDefault="27C781B4" w:rsidP="001F663D">
      <w:pPr>
        <w:jc w:val="both"/>
      </w:pPr>
      <w:r w:rsidRPr="7227D1DF">
        <w:t>Audience retention is one of the measures used by YouTube to rank videos in search. This measure also plays a huge role when YouTube algorithm decides whether to suggest</w:t>
      </w:r>
      <w:r w:rsidR="1DA1BF6D" w:rsidRPr="7227D1DF">
        <w:t xml:space="preserve"> a </w:t>
      </w:r>
      <w:r w:rsidRPr="7227D1DF">
        <w:t>video to the viewers.</w:t>
      </w:r>
      <w:r w:rsidR="510E9747" w:rsidRPr="7227D1DF">
        <w:t xml:space="preserve"> Audience retention report to get an overall measure of how well your video keeps its audience.</w:t>
      </w:r>
      <w:r w:rsidR="28BDF0A7" w:rsidRPr="7227D1DF">
        <w:t xml:space="preserve"> Being able to predict if a retention rate is higher or lower helps to understand </w:t>
      </w:r>
      <w:r w:rsidR="03B4E16A" w:rsidRPr="7227D1DF">
        <w:t xml:space="preserve">what part of the video </w:t>
      </w:r>
      <w:r w:rsidR="350E4048" w:rsidRPr="7227D1DF">
        <w:t>interests or captures the audience.</w:t>
      </w:r>
    </w:p>
    <w:p w14:paraId="79B18558" w14:textId="11702462" w:rsidR="002B11AB" w:rsidRDefault="002B11AB" w:rsidP="00056474">
      <w:pPr>
        <w:pStyle w:val="Heading1"/>
      </w:pPr>
      <w:bookmarkStart w:id="1" w:name="_Toc19112421"/>
      <w:r>
        <w:t>Analysis and Models</w:t>
      </w:r>
      <w:bookmarkEnd w:id="1"/>
    </w:p>
    <w:p w14:paraId="389991E5" w14:textId="6B3237E3" w:rsidR="228D9360" w:rsidRDefault="228D9360"/>
    <w:p w14:paraId="51731C6D" w14:textId="461757A6" w:rsidR="20C71BA4" w:rsidRDefault="060A86AD" w:rsidP="001F663D">
      <w:pPr>
        <w:spacing w:line="259" w:lineRule="auto"/>
        <w:jc w:val="both"/>
      </w:pPr>
      <w:r>
        <w:t>The YouTube c</w:t>
      </w:r>
      <w:r w:rsidR="27E2DA5D">
        <w:t>hannel Ink Master has several c</w:t>
      </w:r>
      <w:r w:rsidR="5F89F8B0">
        <w:t xml:space="preserve">lips, trailers, and episodes of a popular show by the same name.  </w:t>
      </w:r>
      <w:r w:rsidR="66177627">
        <w:t>F</w:t>
      </w:r>
      <w:r w:rsidR="4A30F091">
        <w:t>or the following models and analysis, 10 of the most popular Ink</w:t>
      </w:r>
      <w:r w:rsidR="601E34BA">
        <w:t xml:space="preserve"> Master videos were randomly selected.  </w:t>
      </w:r>
    </w:p>
    <w:p w14:paraId="291BCE5F" w14:textId="77777777" w:rsidR="00056474" w:rsidRDefault="00056474"/>
    <w:p w14:paraId="4D535FD5" w14:textId="730B0182" w:rsidR="002B11AB" w:rsidRPr="001F663D" w:rsidRDefault="002B11AB">
      <w:pPr>
        <w:pStyle w:val="Heading2"/>
        <w:rPr>
          <w:sz w:val="28"/>
          <w:szCs w:val="28"/>
        </w:rPr>
      </w:pPr>
      <w:bookmarkStart w:id="2" w:name="_Toc19112422"/>
      <w:r w:rsidRPr="001F663D">
        <w:rPr>
          <w:sz w:val="28"/>
          <w:szCs w:val="28"/>
        </w:rPr>
        <w:t>About the Data</w:t>
      </w:r>
      <w:bookmarkEnd w:id="2"/>
    </w:p>
    <w:p w14:paraId="447C97E6" w14:textId="4A13E256" w:rsidR="4566CE83" w:rsidRDefault="4566CE83"/>
    <w:p w14:paraId="069A18F0" w14:textId="49D51923" w:rsidR="601E34BA" w:rsidRDefault="601E34BA" w:rsidP="00AB5ACF">
      <w:pPr>
        <w:spacing w:line="259" w:lineRule="auto"/>
      </w:pPr>
      <w:r>
        <w:t>Each of the 10 videos have t</w:t>
      </w:r>
      <w:r w:rsidR="626459E2">
        <w:t xml:space="preserve">hree </w:t>
      </w:r>
      <w:r w:rsidR="31C12136">
        <w:t>components.  The first is the actual captions.</w:t>
      </w:r>
      <w:r w:rsidR="2006467C">
        <w:t xml:space="preserve">  For each video, a full transcript</w:t>
      </w:r>
      <w:r w:rsidR="3219DF34" w:rsidRPr="72DD1ACF">
        <w:t xml:space="preserve"> </w:t>
      </w:r>
      <w:r w:rsidR="68B993EC">
        <w:t xml:space="preserve">is recorded.  Below is a small sample from one </w:t>
      </w:r>
      <w:r w:rsidR="694A32CB">
        <w:t xml:space="preserve">of the video captions.  </w:t>
      </w:r>
    </w:p>
    <w:p w14:paraId="687686B8" w14:textId="73EF806B" w:rsidR="694A32CB" w:rsidRDefault="694A32CB" w:rsidP="00AB5ACF">
      <w:pPr>
        <w:spacing w:line="259" w:lineRule="auto"/>
      </w:pPr>
    </w:p>
    <w:p w14:paraId="6EE3B0BB" w14:textId="0B6CA995" w:rsidR="74882690" w:rsidRDefault="74882690" w:rsidP="00AB5ACF">
      <w:pPr>
        <w:ind w:left="1440"/>
      </w:pPr>
      <w:r w:rsidRPr="00AB5ACF">
        <w:rPr>
          <w:rFonts w:ascii="Calibri" w:eastAsia="Calibri" w:hAnsi="Calibri" w:cs="Calibri"/>
          <w:szCs w:val="24"/>
        </w:rPr>
        <w:t>0:00:00.810,0:00:06.270</w:t>
      </w:r>
    </w:p>
    <w:p w14:paraId="7F6E64D5" w14:textId="39F95B09" w:rsidR="74882690" w:rsidRDefault="74882690" w:rsidP="00AB5ACF">
      <w:pPr>
        <w:ind w:left="1440"/>
      </w:pPr>
      <w:r w:rsidRPr="00AB5ACF">
        <w:rPr>
          <w:rFonts w:ascii="Calibri" w:eastAsia="Calibri" w:hAnsi="Calibri" w:cs="Calibri"/>
          <w:szCs w:val="24"/>
        </w:rPr>
        <w:t>[Music]</w:t>
      </w:r>
    </w:p>
    <w:p w14:paraId="555F406F" w14:textId="2BF7475C" w:rsidR="74882690" w:rsidRDefault="74882690" w:rsidP="00AB5ACF">
      <w:pPr>
        <w:ind w:left="1440"/>
      </w:pPr>
      <w:r w:rsidRPr="00AB5ACF">
        <w:rPr>
          <w:rFonts w:ascii="Calibri" w:eastAsia="Calibri" w:hAnsi="Calibri" w:cs="Calibri"/>
          <w:szCs w:val="24"/>
        </w:rPr>
        <w:t xml:space="preserve"> </w:t>
      </w:r>
    </w:p>
    <w:p w14:paraId="39F5664B" w14:textId="7ACAF851" w:rsidR="74882690" w:rsidRDefault="74882690" w:rsidP="00AB5ACF">
      <w:pPr>
        <w:ind w:left="1440"/>
      </w:pPr>
      <w:r w:rsidRPr="00AB5ACF">
        <w:rPr>
          <w:rFonts w:ascii="Calibri" w:eastAsia="Calibri" w:hAnsi="Calibri" w:cs="Calibri"/>
          <w:szCs w:val="24"/>
        </w:rPr>
        <w:t>0:00:03.560,0:00:09.179</w:t>
      </w:r>
    </w:p>
    <w:p w14:paraId="015651C9" w14:textId="0FFF9FDF" w:rsidR="74882690" w:rsidRDefault="74882690" w:rsidP="00AB5ACF">
      <w:pPr>
        <w:ind w:left="1440"/>
      </w:pPr>
      <w:r w:rsidRPr="00AB5ACF">
        <w:rPr>
          <w:rFonts w:ascii="Calibri" w:eastAsia="Calibri" w:hAnsi="Calibri" w:cs="Calibri"/>
          <w:szCs w:val="24"/>
        </w:rPr>
        <w:t>welcome only eight of you remain and</w:t>
      </w:r>
    </w:p>
    <w:p w14:paraId="662E24CE" w14:textId="0E5523ED" w:rsidR="74882690" w:rsidRDefault="74882690" w:rsidP="00AB5ACF">
      <w:pPr>
        <w:ind w:left="1440"/>
      </w:pPr>
      <w:r w:rsidRPr="00AB5ACF">
        <w:rPr>
          <w:rFonts w:ascii="Calibri" w:eastAsia="Calibri" w:hAnsi="Calibri" w:cs="Calibri"/>
          <w:szCs w:val="24"/>
        </w:rPr>
        <w:t xml:space="preserve"> </w:t>
      </w:r>
    </w:p>
    <w:p w14:paraId="151BF633" w14:textId="6DCAEE38" w:rsidR="74882690" w:rsidRDefault="74882690" w:rsidP="00AB5ACF">
      <w:pPr>
        <w:ind w:left="1440"/>
      </w:pPr>
      <w:r w:rsidRPr="00AB5ACF">
        <w:rPr>
          <w:rFonts w:ascii="Calibri" w:eastAsia="Calibri" w:hAnsi="Calibri" w:cs="Calibri"/>
          <w:szCs w:val="24"/>
        </w:rPr>
        <w:t>0:00:06.270,0:00:11.849</w:t>
      </w:r>
    </w:p>
    <w:p w14:paraId="2FB91379" w14:textId="67553076" w:rsidR="74882690" w:rsidRDefault="74882690" w:rsidP="00AB5ACF">
      <w:pPr>
        <w:spacing w:line="259" w:lineRule="auto"/>
        <w:ind w:left="1440"/>
      </w:pPr>
      <w:r w:rsidRPr="00AB5ACF">
        <w:rPr>
          <w:rFonts w:ascii="Calibri" w:eastAsia="Calibri" w:hAnsi="Calibri" w:cs="Calibri"/>
          <w:szCs w:val="24"/>
        </w:rPr>
        <w:t>once again the teams are even foreign</w:t>
      </w:r>
    </w:p>
    <w:p w14:paraId="7650E58C" w14:textId="6E9197AA" w:rsidR="3DA50F87" w:rsidRPr="00AB5ACF" w:rsidRDefault="3DA50F87" w:rsidP="00AB5ACF">
      <w:pPr>
        <w:spacing w:line="259" w:lineRule="auto"/>
        <w:ind w:left="1440"/>
        <w:rPr>
          <w:rFonts w:ascii="Calibri" w:eastAsia="Calibri" w:hAnsi="Calibri" w:cs="Calibri"/>
          <w:szCs w:val="24"/>
        </w:rPr>
      </w:pPr>
      <w:r w:rsidRPr="00AB5ACF">
        <w:rPr>
          <w:rFonts w:ascii="Calibri" w:eastAsia="Calibri" w:hAnsi="Calibri" w:cs="Calibri"/>
          <w:szCs w:val="24"/>
        </w:rPr>
        <w:t xml:space="preserve">… </w:t>
      </w:r>
      <w:r w:rsidR="631592D7" w:rsidRPr="00AB5ACF">
        <w:rPr>
          <w:rFonts w:ascii="Calibri" w:eastAsia="Calibri" w:hAnsi="Calibri" w:cs="Calibri"/>
          <w:szCs w:val="24"/>
        </w:rPr>
        <w:t xml:space="preserve"> </w:t>
      </w:r>
    </w:p>
    <w:p w14:paraId="15B6CC4E" w14:textId="77979593" w:rsidR="74882690" w:rsidRPr="00AB5ACF" w:rsidRDefault="74882690" w:rsidP="00AB5ACF">
      <w:pPr>
        <w:spacing w:line="259" w:lineRule="auto"/>
        <w:ind w:left="1440"/>
        <w:rPr>
          <w:rFonts w:ascii="Calibri" w:eastAsia="Calibri" w:hAnsi="Calibri" w:cs="Calibri"/>
          <w:szCs w:val="24"/>
        </w:rPr>
      </w:pPr>
    </w:p>
    <w:p w14:paraId="2DA5FD7B" w14:textId="13C7DD7D" w:rsidR="74882690" w:rsidRPr="001F663D" w:rsidRDefault="15D930C8" w:rsidP="001F663D">
      <w:pPr>
        <w:spacing w:line="259" w:lineRule="auto"/>
        <w:rPr>
          <w:rFonts w:ascii="Calibri" w:eastAsia="Calibri" w:hAnsi="Calibri" w:cs="Calibri"/>
        </w:rPr>
      </w:pPr>
      <w:r w:rsidRPr="00DD481A">
        <w:rPr>
          <w:rFonts w:ascii="Calibri" w:eastAsia="Calibri" w:hAnsi="Calibri" w:cs="Calibri"/>
        </w:rPr>
        <w:t>Notice th</w:t>
      </w:r>
      <w:r w:rsidR="51474DBE" w:rsidRPr="00DD481A">
        <w:rPr>
          <w:rFonts w:ascii="Calibri" w:eastAsia="Calibri" w:hAnsi="Calibri" w:cs="Calibri"/>
        </w:rPr>
        <w:t xml:space="preserve">e transcripts </w:t>
      </w:r>
      <w:r w:rsidR="64A1961D" w:rsidRPr="00DD481A">
        <w:rPr>
          <w:rFonts w:ascii="Calibri" w:eastAsia="Calibri" w:hAnsi="Calibri" w:cs="Calibri"/>
        </w:rPr>
        <w:t xml:space="preserve">use square brackets </w:t>
      </w:r>
      <w:r w:rsidR="7B77B670" w:rsidRPr="001F663D">
        <w:rPr>
          <w:rFonts w:ascii="Calibri" w:eastAsia="Calibri" w:hAnsi="Calibri" w:cs="Calibri"/>
        </w:rPr>
        <w:t>(as well as p</w:t>
      </w:r>
      <w:r w:rsidR="16BE5130" w:rsidRPr="001F663D">
        <w:rPr>
          <w:rFonts w:ascii="Calibri" w:eastAsia="Calibri" w:hAnsi="Calibri" w:cs="Calibri"/>
        </w:rPr>
        <w:t>arenthesis</w:t>
      </w:r>
      <w:r w:rsidR="7B77B670" w:rsidRPr="001F663D">
        <w:rPr>
          <w:rFonts w:ascii="Calibri" w:eastAsia="Calibri" w:hAnsi="Calibri" w:cs="Calibri"/>
        </w:rPr>
        <w:t xml:space="preserve">) </w:t>
      </w:r>
      <w:r w:rsidR="64A1961D" w:rsidRPr="001F663D">
        <w:rPr>
          <w:rFonts w:ascii="Calibri" w:eastAsia="Calibri" w:hAnsi="Calibri" w:cs="Calibri"/>
        </w:rPr>
        <w:t xml:space="preserve">to </w:t>
      </w:r>
      <w:r w:rsidR="12BCD323" w:rsidRPr="001F663D">
        <w:rPr>
          <w:rFonts w:ascii="Calibri" w:eastAsia="Calibri" w:hAnsi="Calibri" w:cs="Calibri"/>
        </w:rPr>
        <w:t>represent</w:t>
      </w:r>
      <w:r w:rsidR="7C6D50DE" w:rsidRPr="001F663D">
        <w:rPr>
          <w:rFonts w:ascii="Calibri" w:eastAsia="Calibri" w:hAnsi="Calibri" w:cs="Calibri"/>
        </w:rPr>
        <w:t xml:space="preserve"> either non-verbal contextual notes or </w:t>
      </w:r>
      <w:r w:rsidR="7764A37D" w:rsidRPr="001F663D">
        <w:rPr>
          <w:rFonts w:ascii="Calibri" w:eastAsia="Calibri" w:hAnsi="Calibri" w:cs="Calibri"/>
        </w:rPr>
        <w:t>speaking off-screen</w:t>
      </w:r>
      <w:r w:rsidR="41CF3BCF" w:rsidRPr="001F663D">
        <w:rPr>
          <w:rFonts w:ascii="Calibri" w:eastAsia="Calibri" w:hAnsi="Calibri" w:cs="Calibri"/>
        </w:rPr>
        <w:t>.</w:t>
      </w:r>
      <w:r w:rsidR="05CB836C" w:rsidRPr="001F663D">
        <w:rPr>
          <w:rFonts w:ascii="Calibri" w:eastAsia="Calibri" w:hAnsi="Calibri" w:cs="Calibri"/>
        </w:rPr>
        <w:t xml:space="preserve">  </w:t>
      </w:r>
      <w:r w:rsidR="41CF3BCF" w:rsidRPr="001F663D">
        <w:rPr>
          <w:rFonts w:ascii="Calibri" w:eastAsia="Calibri" w:hAnsi="Calibri" w:cs="Calibri"/>
        </w:rPr>
        <w:t>Each</w:t>
      </w:r>
      <w:r w:rsidR="4962AADC" w:rsidRPr="001F663D">
        <w:rPr>
          <w:rFonts w:ascii="Calibri" w:eastAsia="Calibri" w:hAnsi="Calibri" w:cs="Calibri"/>
        </w:rPr>
        <w:t xml:space="preserve"> caption is also broken down into small chunks with a start and end time.  Notice the first spoken </w:t>
      </w:r>
      <w:r w:rsidR="01D60D59" w:rsidRPr="001F663D">
        <w:rPr>
          <w:rFonts w:ascii="Calibri" w:eastAsia="Calibri" w:hAnsi="Calibri" w:cs="Calibri"/>
        </w:rPr>
        <w:t xml:space="preserve">sentence is broken across several time intervals in the transcript. </w:t>
      </w:r>
      <w:r w:rsidR="01366C60" w:rsidRPr="001F663D">
        <w:rPr>
          <w:rFonts w:ascii="Calibri" w:eastAsia="Calibri" w:hAnsi="Calibri" w:cs="Calibri"/>
        </w:rPr>
        <w:t xml:space="preserve"> </w:t>
      </w:r>
      <w:r w:rsidR="41E3995B" w:rsidRPr="001F663D">
        <w:rPr>
          <w:rFonts w:ascii="Calibri" w:eastAsia="Calibri" w:hAnsi="Calibri" w:cs="Calibri"/>
        </w:rPr>
        <w:t>Each caption consists of three lines.  The first line is the start and end time for that caption.  The second</w:t>
      </w:r>
      <w:r w:rsidR="7EDDE984" w:rsidRPr="001F663D">
        <w:rPr>
          <w:rFonts w:ascii="Calibri" w:eastAsia="Calibri" w:hAnsi="Calibri" w:cs="Calibri"/>
        </w:rPr>
        <w:t xml:space="preserve"> line is the caption itself.  The third line is blank.  This </w:t>
      </w:r>
      <w:r w:rsidR="7EDDE984" w:rsidRPr="001F663D">
        <w:rPr>
          <w:rFonts w:ascii="Calibri" w:eastAsia="Calibri" w:hAnsi="Calibri" w:cs="Calibri"/>
        </w:rPr>
        <w:lastRenderedPageBreak/>
        <w:t xml:space="preserve">pattern repeats for the entire length of the video.  </w:t>
      </w:r>
      <w:r w:rsidR="5FDE966D" w:rsidRPr="001F663D">
        <w:rPr>
          <w:rFonts w:ascii="Calibri" w:eastAsia="Calibri" w:hAnsi="Calibri" w:cs="Calibri"/>
        </w:rPr>
        <w:t>The very last captio</w:t>
      </w:r>
      <w:r w:rsidR="2FA2C1DE" w:rsidRPr="001F663D">
        <w:rPr>
          <w:rFonts w:ascii="Calibri" w:eastAsia="Calibri" w:hAnsi="Calibri" w:cs="Calibri"/>
        </w:rPr>
        <w:t>n</w:t>
      </w:r>
      <w:r w:rsidR="5FDE966D" w:rsidRPr="001F663D">
        <w:rPr>
          <w:rFonts w:ascii="Calibri" w:eastAsia="Calibri" w:hAnsi="Calibri" w:cs="Calibri"/>
        </w:rPr>
        <w:t xml:space="preserve"> show</w:t>
      </w:r>
      <w:r w:rsidR="2FA2C1DE" w:rsidRPr="001F663D">
        <w:rPr>
          <w:rFonts w:ascii="Calibri" w:eastAsia="Calibri" w:hAnsi="Calibri" w:cs="Calibri"/>
        </w:rPr>
        <w:t>s</w:t>
      </w:r>
      <w:r w:rsidR="5FDE966D" w:rsidRPr="001F663D">
        <w:rPr>
          <w:rFonts w:ascii="Calibri" w:eastAsia="Calibri" w:hAnsi="Calibri" w:cs="Calibri"/>
        </w:rPr>
        <w:t xml:space="preserve"> the total length (</w:t>
      </w:r>
      <w:r w:rsidR="612418D4" w:rsidRPr="001F663D">
        <w:rPr>
          <w:rFonts w:ascii="Calibri" w:eastAsia="Calibri" w:hAnsi="Calibri" w:cs="Calibri"/>
        </w:rPr>
        <w:t>in HH:MM:</w:t>
      </w:r>
      <w:r w:rsidR="59AFB3EE" w:rsidRPr="001F663D">
        <w:rPr>
          <w:rFonts w:ascii="Calibri" w:eastAsia="Calibri" w:hAnsi="Calibri" w:cs="Calibri"/>
        </w:rPr>
        <w:t xml:space="preserve"> </w:t>
      </w:r>
      <w:r w:rsidR="612418D4" w:rsidRPr="001F663D">
        <w:rPr>
          <w:rFonts w:ascii="Calibri" w:eastAsia="Calibri" w:hAnsi="Calibri" w:cs="Calibri"/>
        </w:rPr>
        <w:t xml:space="preserve">SS format) of the video.  </w:t>
      </w:r>
    </w:p>
    <w:p w14:paraId="33FD61C8" w14:textId="3DFE82B6" w:rsidR="01366C60" w:rsidRPr="00AB5ACF" w:rsidRDefault="01366C60" w:rsidP="00AB5ACF">
      <w:pPr>
        <w:spacing w:line="259" w:lineRule="auto"/>
        <w:rPr>
          <w:rFonts w:ascii="Calibri" w:eastAsia="Calibri" w:hAnsi="Calibri" w:cs="Calibri"/>
          <w:szCs w:val="24"/>
        </w:rPr>
      </w:pPr>
    </w:p>
    <w:p w14:paraId="4D41821F" w14:textId="70813F96" w:rsidR="01366C60" w:rsidRPr="00AB5ACF" w:rsidRDefault="01366C60" w:rsidP="00AB5ACF">
      <w:pPr>
        <w:spacing w:line="259" w:lineRule="auto"/>
        <w:rPr>
          <w:rFonts w:ascii="Calibri" w:eastAsia="Calibri" w:hAnsi="Calibri" w:cs="Calibri"/>
          <w:szCs w:val="24"/>
        </w:rPr>
      </w:pPr>
      <w:r w:rsidRPr="00AB5ACF">
        <w:rPr>
          <w:rFonts w:ascii="Calibri" w:eastAsia="Calibri" w:hAnsi="Calibri" w:cs="Calibri"/>
          <w:szCs w:val="24"/>
        </w:rPr>
        <w:t xml:space="preserve">The second component is the </w:t>
      </w:r>
      <w:r w:rsidR="78B49FB1" w:rsidRPr="00AB5ACF">
        <w:rPr>
          <w:rFonts w:ascii="Calibri" w:eastAsia="Calibri" w:hAnsi="Calibri" w:cs="Calibri"/>
          <w:szCs w:val="24"/>
        </w:rPr>
        <w:t xml:space="preserve">analytics.  The analytics for each video </w:t>
      </w:r>
      <w:r w:rsidR="2DDEA3B6" w:rsidRPr="00AB5ACF">
        <w:rPr>
          <w:rFonts w:ascii="Calibri" w:eastAsia="Calibri" w:hAnsi="Calibri" w:cs="Calibri"/>
          <w:szCs w:val="24"/>
        </w:rPr>
        <w:t xml:space="preserve">provide useful metrics to </w:t>
      </w:r>
      <w:r w:rsidR="626B6750" w:rsidRPr="00AB5ACF">
        <w:rPr>
          <w:rFonts w:ascii="Calibri" w:eastAsia="Calibri" w:hAnsi="Calibri" w:cs="Calibri"/>
          <w:szCs w:val="24"/>
        </w:rPr>
        <w:t>label each video.  The analytics are in JSON format, and a sam</w:t>
      </w:r>
      <w:r w:rsidR="67223A6C" w:rsidRPr="00AB5ACF">
        <w:rPr>
          <w:rFonts w:ascii="Calibri" w:eastAsia="Calibri" w:hAnsi="Calibri" w:cs="Calibri"/>
          <w:szCs w:val="24"/>
        </w:rPr>
        <w:t xml:space="preserve">ple is shown below.  </w:t>
      </w:r>
    </w:p>
    <w:p w14:paraId="487B829F" w14:textId="4B564F20" w:rsidR="67223A6C" w:rsidRPr="00AB5ACF" w:rsidRDefault="67223A6C" w:rsidP="00AB5ACF">
      <w:pPr>
        <w:spacing w:line="259" w:lineRule="auto"/>
        <w:rPr>
          <w:rFonts w:ascii="Calibri" w:eastAsia="Calibri" w:hAnsi="Calibri" w:cs="Calibri"/>
          <w:szCs w:val="24"/>
        </w:rPr>
      </w:pPr>
    </w:p>
    <w:p w14:paraId="59C360FF" w14:textId="7D947FBD" w:rsidR="6F93AB1D" w:rsidRPr="00AB5ACF" w:rsidRDefault="6F93AB1D" w:rsidP="00AB5ACF">
      <w:pPr>
        <w:ind w:left="1440"/>
        <w:rPr>
          <w:rFonts w:ascii="Calibri" w:eastAsia="Calibri" w:hAnsi="Calibri" w:cs="Calibri"/>
          <w:szCs w:val="24"/>
        </w:rPr>
      </w:pPr>
      <w:r w:rsidRPr="00AB5ACF">
        <w:rPr>
          <w:rFonts w:ascii="Calibri" w:eastAsia="Calibri" w:hAnsi="Calibri" w:cs="Calibri"/>
          <w:szCs w:val="24"/>
        </w:rPr>
        <w:t xml:space="preserve">… </w:t>
      </w:r>
    </w:p>
    <w:p w14:paraId="55AC1FF2" w14:textId="53DACA72" w:rsidR="0DDBA608" w:rsidRDefault="0DDBA608" w:rsidP="3DA50F87">
      <w:pPr>
        <w:ind w:left="1440"/>
      </w:pPr>
      <w:r w:rsidRPr="00AB5ACF">
        <w:rPr>
          <w:rFonts w:ascii="Calibri" w:eastAsia="Calibri" w:hAnsi="Calibri" w:cs="Calibri"/>
          <w:szCs w:val="24"/>
        </w:rPr>
        <w:t>"rows": [</w:t>
      </w:r>
    </w:p>
    <w:p w14:paraId="7A92D4FE" w14:textId="7C08AE5C" w:rsidR="0DDBA608" w:rsidRDefault="0DDBA608" w:rsidP="3DA50F87">
      <w:pPr>
        <w:ind w:left="1440"/>
      </w:pPr>
      <w:r w:rsidRPr="00AB5ACF">
        <w:rPr>
          <w:rFonts w:ascii="Calibri" w:eastAsia="Calibri" w:hAnsi="Calibri" w:cs="Calibri"/>
          <w:szCs w:val="24"/>
        </w:rPr>
        <w:t xml:space="preserve">  [</w:t>
      </w:r>
    </w:p>
    <w:p w14:paraId="48B87EBA" w14:textId="0422F3B8" w:rsidR="0DDBA608" w:rsidRDefault="0DDBA608" w:rsidP="3DA50F87">
      <w:pPr>
        <w:ind w:left="1440"/>
      </w:pPr>
      <w:r w:rsidRPr="00AB5ACF">
        <w:rPr>
          <w:rFonts w:ascii="Calibri" w:eastAsia="Calibri" w:hAnsi="Calibri" w:cs="Calibri"/>
          <w:szCs w:val="24"/>
        </w:rPr>
        <w:t xml:space="preserve">   0.01,</w:t>
      </w:r>
    </w:p>
    <w:p w14:paraId="16B3A2D9" w14:textId="13EA6212" w:rsidR="0DDBA608" w:rsidRDefault="0DDBA608" w:rsidP="3DA50F87">
      <w:pPr>
        <w:ind w:left="1440"/>
      </w:pPr>
      <w:r w:rsidRPr="00AB5ACF">
        <w:rPr>
          <w:rFonts w:ascii="Calibri" w:eastAsia="Calibri" w:hAnsi="Calibri" w:cs="Calibri"/>
          <w:szCs w:val="24"/>
        </w:rPr>
        <w:t xml:space="preserve">   0.9824766871030184,</w:t>
      </w:r>
    </w:p>
    <w:p w14:paraId="344F28C1" w14:textId="28F19F9B" w:rsidR="0DDBA608" w:rsidRDefault="0DDBA608" w:rsidP="3DA50F87">
      <w:pPr>
        <w:ind w:left="1440"/>
      </w:pPr>
      <w:r w:rsidRPr="00AB5ACF">
        <w:rPr>
          <w:rFonts w:ascii="Calibri" w:eastAsia="Calibri" w:hAnsi="Calibri" w:cs="Calibri"/>
          <w:szCs w:val="24"/>
        </w:rPr>
        <w:t xml:space="preserve">   0.5412873682951259</w:t>
      </w:r>
    </w:p>
    <w:p w14:paraId="64677B7E" w14:textId="4D92F191" w:rsidR="0DDBA608" w:rsidRDefault="0DDBA608" w:rsidP="3DA50F87">
      <w:pPr>
        <w:ind w:left="1440"/>
      </w:pPr>
      <w:r w:rsidRPr="00AB5ACF">
        <w:rPr>
          <w:rFonts w:ascii="Calibri" w:eastAsia="Calibri" w:hAnsi="Calibri" w:cs="Calibri"/>
          <w:szCs w:val="24"/>
        </w:rPr>
        <w:t xml:space="preserve">  ],</w:t>
      </w:r>
    </w:p>
    <w:p w14:paraId="6B2391D8" w14:textId="1FF9C581" w:rsidR="0DDBA608" w:rsidRDefault="0DDBA608" w:rsidP="3DA50F87">
      <w:pPr>
        <w:ind w:left="1440"/>
      </w:pPr>
      <w:r w:rsidRPr="00AB5ACF">
        <w:rPr>
          <w:rFonts w:ascii="Calibri" w:eastAsia="Calibri" w:hAnsi="Calibri" w:cs="Calibri"/>
          <w:szCs w:val="24"/>
        </w:rPr>
        <w:t xml:space="preserve">  [</w:t>
      </w:r>
    </w:p>
    <w:p w14:paraId="6AC39533" w14:textId="7A6D461D" w:rsidR="0DDBA608" w:rsidRDefault="0DDBA608" w:rsidP="3DA50F87">
      <w:pPr>
        <w:ind w:left="1440"/>
      </w:pPr>
      <w:r w:rsidRPr="00AB5ACF">
        <w:rPr>
          <w:rFonts w:ascii="Calibri" w:eastAsia="Calibri" w:hAnsi="Calibri" w:cs="Calibri"/>
          <w:szCs w:val="24"/>
        </w:rPr>
        <w:t xml:space="preserve">   0.02,</w:t>
      </w:r>
    </w:p>
    <w:p w14:paraId="2839234E" w14:textId="175BF54E" w:rsidR="0DDBA608" w:rsidRDefault="0DDBA608" w:rsidP="3DA50F87">
      <w:pPr>
        <w:ind w:left="1440"/>
      </w:pPr>
      <w:r w:rsidRPr="00AB5ACF">
        <w:rPr>
          <w:rFonts w:ascii="Calibri" w:eastAsia="Calibri" w:hAnsi="Calibri" w:cs="Calibri"/>
          <w:szCs w:val="24"/>
        </w:rPr>
        <w:t xml:space="preserve">   0.7340995738542272,</w:t>
      </w:r>
    </w:p>
    <w:p w14:paraId="0A8F4462" w14:textId="58EFA8F1" w:rsidR="0DDBA608" w:rsidRDefault="0DDBA608" w:rsidP="3DA50F87">
      <w:pPr>
        <w:ind w:left="1440"/>
      </w:pPr>
      <w:r w:rsidRPr="00AB5ACF">
        <w:rPr>
          <w:rFonts w:ascii="Calibri" w:eastAsia="Calibri" w:hAnsi="Calibri" w:cs="Calibri"/>
          <w:szCs w:val="24"/>
        </w:rPr>
        <w:t xml:space="preserve">   0.6187272195344471</w:t>
      </w:r>
    </w:p>
    <w:p w14:paraId="7D847F5F" w14:textId="77636655" w:rsidR="0DDBA608" w:rsidRDefault="0DDBA608" w:rsidP="3DA50F87">
      <w:pPr>
        <w:ind w:left="1440"/>
      </w:pPr>
      <w:r w:rsidRPr="00AB5ACF">
        <w:rPr>
          <w:rFonts w:ascii="Calibri" w:eastAsia="Calibri" w:hAnsi="Calibri" w:cs="Calibri"/>
          <w:szCs w:val="24"/>
        </w:rPr>
        <w:t xml:space="preserve">  ],</w:t>
      </w:r>
    </w:p>
    <w:p w14:paraId="02AC60C6" w14:textId="3FB6215F" w:rsidR="0DDBA608" w:rsidRDefault="0DDBA608" w:rsidP="3DA50F87">
      <w:pPr>
        <w:ind w:left="1440"/>
      </w:pPr>
      <w:r w:rsidRPr="00AB5ACF">
        <w:rPr>
          <w:rFonts w:ascii="Calibri" w:eastAsia="Calibri" w:hAnsi="Calibri" w:cs="Calibri"/>
          <w:szCs w:val="24"/>
        </w:rPr>
        <w:t xml:space="preserve">  [</w:t>
      </w:r>
    </w:p>
    <w:p w14:paraId="170C1FDE" w14:textId="0E4E6288" w:rsidR="0DDBA608" w:rsidRDefault="0DDBA608" w:rsidP="3DA50F87">
      <w:pPr>
        <w:ind w:left="1440"/>
      </w:pPr>
      <w:r w:rsidRPr="00AB5ACF">
        <w:rPr>
          <w:rFonts w:ascii="Calibri" w:eastAsia="Calibri" w:hAnsi="Calibri" w:cs="Calibri"/>
          <w:szCs w:val="24"/>
        </w:rPr>
        <w:t xml:space="preserve">   0.03,</w:t>
      </w:r>
    </w:p>
    <w:p w14:paraId="4C3C9484" w14:textId="3BB9F849" w:rsidR="0DDBA608" w:rsidRDefault="0DDBA608" w:rsidP="3DA50F87">
      <w:pPr>
        <w:ind w:left="1440"/>
      </w:pPr>
      <w:r w:rsidRPr="00AB5ACF">
        <w:rPr>
          <w:rFonts w:ascii="Calibri" w:eastAsia="Calibri" w:hAnsi="Calibri" w:cs="Calibri"/>
          <w:szCs w:val="24"/>
        </w:rPr>
        <w:t xml:space="preserve">   0.7772063531784292,</w:t>
      </w:r>
    </w:p>
    <w:p w14:paraId="14F16122" w14:textId="378C45D8" w:rsidR="0DDBA608" w:rsidRDefault="0DDBA608" w:rsidP="3DA50F87">
      <w:pPr>
        <w:ind w:left="1440"/>
      </w:pPr>
      <w:r w:rsidRPr="00AB5ACF">
        <w:rPr>
          <w:rFonts w:ascii="Calibri" w:eastAsia="Calibri" w:hAnsi="Calibri" w:cs="Calibri"/>
          <w:szCs w:val="24"/>
        </w:rPr>
        <w:t xml:space="preserve">   0.6622448317627005</w:t>
      </w:r>
    </w:p>
    <w:p w14:paraId="4F8123ED" w14:textId="5C209D5E" w:rsidR="0DDBA608" w:rsidRDefault="0DDBA608" w:rsidP="3DA50F87">
      <w:pPr>
        <w:spacing w:line="259" w:lineRule="auto"/>
        <w:ind w:left="720"/>
      </w:pPr>
      <w:r w:rsidRPr="00AB5ACF">
        <w:rPr>
          <w:rFonts w:ascii="Calibri" w:eastAsia="Calibri" w:hAnsi="Calibri" w:cs="Calibri"/>
          <w:szCs w:val="24"/>
        </w:rPr>
        <w:t xml:space="preserve">  </w:t>
      </w:r>
      <w:r w:rsidR="3736D5B5" w:rsidRPr="00AB5ACF">
        <w:rPr>
          <w:rFonts w:ascii="Calibri" w:eastAsia="Calibri" w:hAnsi="Calibri" w:cs="Calibri"/>
          <w:szCs w:val="24"/>
        </w:rPr>
        <w:t xml:space="preserve">      </w:t>
      </w:r>
      <w:r w:rsidR="7B3CCBE4" w:rsidRPr="00AB5ACF">
        <w:rPr>
          <w:rFonts w:ascii="Calibri" w:eastAsia="Calibri" w:hAnsi="Calibri" w:cs="Calibri"/>
          <w:szCs w:val="24"/>
        </w:rPr>
        <w:t xml:space="preserve">        </w:t>
      </w:r>
      <w:r w:rsidRPr="00AB5ACF">
        <w:rPr>
          <w:rFonts w:ascii="Calibri" w:eastAsia="Calibri" w:hAnsi="Calibri" w:cs="Calibri"/>
          <w:szCs w:val="24"/>
        </w:rPr>
        <w:t>],</w:t>
      </w:r>
    </w:p>
    <w:p w14:paraId="30762A1E" w14:textId="7FD420BE" w:rsidR="7B3CCBE4" w:rsidRPr="00AB5ACF" w:rsidRDefault="7B3CCBE4" w:rsidP="00AB5ACF">
      <w:pPr>
        <w:spacing w:line="259" w:lineRule="auto"/>
        <w:ind w:left="720" w:firstLine="720"/>
        <w:rPr>
          <w:rFonts w:ascii="Calibri" w:eastAsia="Calibri" w:hAnsi="Calibri" w:cs="Calibri"/>
          <w:szCs w:val="24"/>
        </w:rPr>
      </w:pPr>
      <w:r w:rsidRPr="00AB5ACF">
        <w:rPr>
          <w:rFonts w:ascii="Calibri" w:eastAsia="Calibri" w:hAnsi="Calibri" w:cs="Calibri"/>
          <w:szCs w:val="24"/>
        </w:rPr>
        <w:t xml:space="preserve">  … </w:t>
      </w:r>
    </w:p>
    <w:p w14:paraId="403D9B78" w14:textId="55158D09" w:rsidR="7B3CCBE4" w:rsidRPr="00AB5ACF" w:rsidRDefault="7B3CCBE4" w:rsidP="00AB5ACF">
      <w:pPr>
        <w:spacing w:line="259" w:lineRule="auto"/>
        <w:ind w:left="720" w:firstLine="720"/>
        <w:rPr>
          <w:rFonts w:ascii="Calibri" w:eastAsia="Calibri" w:hAnsi="Calibri" w:cs="Calibri"/>
          <w:szCs w:val="24"/>
        </w:rPr>
      </w:pPr>
    </w:p>
    <w:p w14:paraId="308BE3E3" w14:textId="6371BA81" w:rsidR="7B3CCBE4" w:rsidRPr="001F663D" w:rsidRDefault="4B8E2AF3" w:rsidP="001F663D">
      <w:pPr>
        <w:spacing w:line="259" w:lineRule="auto"/>
        <w:rPr>
          <w:rFonts w:ascii="Calibri" w:eastAsia="Calibri" w:hAnsi="Calibri" w:cs="Calibri"/>
        </w:rPr>
      </w:pPr>
      <w:r w:rsidRPr="00DD481A">
        <w:rPr>
          <w:rFonts w:ascii="Calibri" w:eastAsia="Calibri" w:hAnsi="Calibri" w:cs="Calibri"/>
        </w:rPr>
        <w:t xml:space="preserve">There are three main metrics provided </w:t>
      </w:r>
      <w:r w:rsidR="17901B49" w:rsidRPr="00DD481A">
        <w:rPr>
          <w:rFonts w:ascii="Calibri" w:eastAsia="Calibri" w:hAnsi="Calibri" w:cs="Calibri"/>
        </w:rPr>
        <w:t xml:space="preserve">in each analytics file.  The first is the “elapsedVideoTimeRatio”.  Since each video is of different length, </w:t>
      </w:r>
      <w:r w:rsidR="520A427B" w:rsidRPr="00DD481A">
        <w:rPr>
          <w:rFonts w:ascii="Calibri" w:eastAsia="Calibri" w:hAnsi="Calibri" w:cs="Calibri"/>
        </w:rPr>
        <w:t xml:space="preserve">using the actual moment in time to compare one video to another would not give an accurate </w:t>
      </w:r>
      <w:r w:rsidR="7B3B9CF4" w:rsidRPr="001F663D">
        <w:rPr>
          <w:rFonts w:ascii="Calibri" w:eastAsia="Calibri" w:hAnsi="Calibri" w:cs="Calibri"/>
        </w:rPr>
        <w:t xml:space="preserve">comparison.  Instead, this measure takes the length </w:t>
      </w:r>
      <w:r w:rsidR="4024F520" w:rsidRPr="001F663D">
        <w:rPr>
          <w:rFonts w:ascii="Calibri" w:eastAsia="Calibri" w:hAnsi="Calibri" w:cs="Calibri"/>
        </w:rPr>
        <w:t>of the video and breaks it into a hundred equal p</w:t>
      </w:r>
      <w:r w:rsidR="47F8CCF3" w:rsidRPr="001F663D">
        <w:rPr>
          <w:rFonts w:ascii="Calibri" w:eastAsia="Calibri" w:hAnsi="Calibri" w:cs="Calibri"/>
        </w:rPr>
        <w:t>arts.  Said another way, each of these metrics represent</w:t>
      </w:r>
      <w:r w:rsidR="443C5919" w:rsidRPr="001F663D">
        <w:rPr>
          <w:rFonts w:ascii="Calibri" w:eastAsia="Calibri" w:hAnsi="Calibri" w:cs="Calibri"/>
        </w:rPr>
        <w:t xml:space="preserve"> one hun</w:t>
      </w:r>
      <w:r w:rsidR="5DC3BEA0" w:rsidRPr="001F663D">
        <w:rPr>
          <w:rFonts w:ascii="Calibri" w:eastAsia="Calibri" w:hAnsi="Calibri" w:cs="Calibri"/>
        </w:rPr>
        <w:t xml:space="preserve">dredth segment of a video.  </w:t>
      </w:r>
      <w:r w:rsidR="08F2B3A0" w:rsidRPr="001F663D">
        <w:rPr>
          <w:rFonts w:ascii="Calibri" w:eastAsia="Calibri" w:hAnsi="Calibri" w:cs="Calibri"/>
        </w:rPr>
        <w:t>The second metric</w:t>
      </w:r>
      <w:r w:rsidR="5FED0239" w:rsidRPr="001F663D">
        <w:rPr>
          <w:rFonts w:ascii="Calibri" w:eastAsia="Calibri" w:hAnsi="Calibri" w:cs="Calibri"/>
        </w:rPr>
        <w:t xml:space="preserve"> is the “audienceWatchRatio”.  This measures the </w:t>
      </w:r>
      <w:r w:rsidR="3A94F586" w:rsidRPr="001F663D">
        <w:rPr>
          <w:rFonts w:ascii="Calibri" w:eastAsia="Calibri" w:hAnsi="Calibri" w:cs="Calibri"/>
        </w:rPr>
        <w:t>ratio</w:t>
      </w:r>
      <w:r w:rsidR="16BE5130" w:rsidRPr="001F663D">
        <w:rPr>
          <w:rFonts w:ascii="Calibri" w:eastAsia="Calibri" w:hAnsi="Calibri" w:cs="Calibri"/>
        </w:rPr>
        <w:t xml:space="preserve"> of audience</w:t>
      </w:r>
      <w:r w:rsidR="201EEB15" w:rsidRPr="001F663D">
        <w:rPr>
          <w:rFonts w:ascii="Calibri" w:eastAsia="Calibri" w:hAnsi="Calibri" w:cs="Calibri"/>
        </w:rPr>
        <w:t xml:space="preserve"> members that watched</w:t>
      </w:r>
      <w:r w:rsidR="53B52FF6" w:rsidRPr="001F663D">
        <w:rPr>
          <w:rFonts w:ascii="Calibri" w:eastAsia="Calibri" w:hAnsi="Calibri" w:cs="Calibri"/>
        </w:rPr>
        <w:t xml:space="preserve"> this segment.  The last metric is </w:t>
      </w:r>
      <w:r w:rsidR="467DD0CE" w:rsidRPr="001F663D">
        <w:rPr>
          <w:rFonts w:ascii="Calibri" w:eastAsia="Calibri" w:hAnsi="Calibri" w:cs="Calibri"/>
        </w:rPr>
        <w:t>“relativeRetentionPerformance”.  This one looks at how videos overall perform.  Comparing the</w:t>
      </w:r>
      <w:r w:rsidR="612546C9" w:rsidRPr="001F663D">
        <w:rPr>
          <w:rFonts w:ascii="Calibri" w:eastAsia="Calibri" w:hAnsi="Calibri" w:cs="Calibri"/>
        </w:rPr>
        <w:t xml:space="preserve"> “audienceWatchRatio” to the “relativeRetentionPerformance” will show if a segment of the </w:t>
      </w:r>
      <w:r w:rsidR="73CC02DF" w:rsidRPr="001F663D">
        <w:rPr>
          <w:rFonts w:ascii="Calibri" w:eastAsia="Calibri" w:hAnsi="Calibri" w:cs="Calibri"/>
        </w:rPr>
        <w:t>Ink Master video had a higher audience retention than</w:t>
      </w:r>
      <w:r w:rsidR="4D6F89BB" w:rsidRPr="001F663D">
        <w:rPr>
          <w:rFonts w:ascii="Calibri" w:eastAsia="Calibri" w:hAnsi="Calibri" w:cs="Calibri"/>
        </w:rPr>
        <w:t xml:space="preserve"> </w:t>
      </w:r>
      <w:r w:rsidR="60BBDAED" w:rsidRPr="001F663D">
        <w:rPr>
          <w:rFonts w:ascii="Calibri" w:eastAsia="Calibri" w:hAnsi="Calibri" w:cs="Calibri"/>
        </w:rPr>
        <w:t xml:space="preserve">the average of all other videos.  </w:t>
      </w:r>
    </w:p>
    <w:p w14:paraId="7DADAAA8" w14:textId="52DD29B6" w:rsidR="72DD1ACF" w:rsidRPr="001F663D" w:rsidRDefault="72DD1ACF" w:rsidP="001F663D">
      <w:pPr>
        <w:spacing w:line="259" w:lineRule="auto"/>
        <w:rPr>
          <w:rFonts w:ascii="Calibri" w:eastAsia="Calibri" w:hAnsi="Calibri" w:cs="Calibri"/>
        </w:rPr>
      </w:pPr>
    </w:p>
    <w:p w14:paraId="0AB74D5C" w14:textId="02F8FBEA" w:rsidR="448A6C82" w:rsidRPr="001F663D" w:rsidRDefault="448A6C82" w:rsidP="001F663D">
      <w:pPr>
        <w:spacing w:line="259" w:lineRule="auto"/>
        <w:rPr>
          <w:rFonts w:ascii="Calibri" w:eastAsia="Calibri" w:hAnsi="Calibri" w:cs="Calibri"/>
        </w:rPr>
      </w:pPr>
      <w:r w:rsidRPr="001F663D">
        <w:rPr>
          <w:rFonts w:ascii="Calibri" w:eastAsia="Calibri" w:hAnsi="Calibri" w:cs="Calibri"/>
        </w:rPr>
        <w:t xml:space="preserve">The third component is the interaction of the viewers with the videos, specifically through comments. For each of the videos, the export of the comments included </w:t>
      </w:r>
      <w:r w:rsidR="104E2457" w:rsidRPr="001F663D">
        <w:rPr>
          <w:rFonts w:ascii="Calibri" w:eastAsia="Calibri" w:hAnsi="Calibri" w:cs="Calibri"/>
        </w:rPr>
        <w:t xml:space="preserve">a comment ID, </w:t>
      </w:r>
      <w:r w:rsidR="00DD481A">
        <w:rPr>
          <w:rFonts w:ascii="Calibri" w:eastAsia="Calibri" w:hAnsi="Calibri" w:cs="Calibri"/>
        </w:rPr>
        <w:t>commenting user, date, timestamp, comment text, number of likes, and replie</w:t>
      </w:r>
      <w:r w:rsidR="00580B93">
        <w:rPr>
          <w:rFonts w:ascii="Calibri" w:eastAsia="Calibri" w:hAnsi="Calibri" w:cs="Calibri"/>
        </w:rPr>
        <w:t>s.</w:t>
      </w:r>
      <w:r w:rsidR="00D97CFE">
        <w:rPr>
          <w:rFonts w:ascii="Calibri" w:eastAsia="Calibri" w:hAnsi="Calibri" w:cs="Calibri"/>
        </w:rPr>
        <w:t xml:space="preserve"> </w:t>
      </w:r>
    </w:p>
    <w:p w14:paraId="457285B7" w14:textId="5D202B07" w:rsidR="0E23A362" w:rsidRPr="00AB5ACF" w:rsidRDefault="0E23A362" w:rsidP="00AB5ACF">
      <w:pPr>
        <w:spacing w:line="259" w:lineRule="auto"/>
        <w:rPr>
          <w:rFonts w:ascii="Calibri" w:eastAsia="Calibri" w:hAnsi="Calibri" w:cs="Calibri"/>
          <w:szCs w:val="24"/>
        </w:rPr>
      </w:pPr>
    </w:p>
    <w:p w14:paraId="3F689FBD" w14:textId="0FCCAD82" w:rsidR="296D91D2" w:rsidRPr="001F663D" w:rsidRDefault="296D91D2" w:rsidP="001F663D">
      <w:pPr>
        <w:pStyle w:val="Heading2"/>
        <w:spacing w:before="0" w:line="259" w:lineRule="auto"/>
        <w:rPr>
          <w:sz w:val="28"/>
          <w:szCs w:val="28"/>
        </w:rPr>
      </w:pPr>
      <w:bookmarkStart w:id="3" w:name="_Toc19112423"/>
      <w:r w:rsidRPr="001F663D">
        <w:rPr>
          <w:sz w:val="28"/>
          <w:szCs w:val="28"/>
        </w:rPr>
        <w:t xml:space="preserve">Data </w:t>
      </w:r>
      <w:r w:rsidR="41C9D1A8" w:rsidRPr="001F663D">
        <w:rPr>
          <w:sz w:val="28"/>
          <w:szCs w:val="28"/>
        </w:rPr>
        <w:t>Acquisition</w:t>
      </w:r>
      <w:r w:rsidR="316FD053" w:rsidRPr="001F663D">
        <w:rPr>
          <w:sz w:val="28"/>
          <w:szCs w:val="28"/>
        </w:rPr>
        <w:t xml:space="preserve"> &amp; Cleaning</w:t>
      </w:r>
      <w:bookmarkEnd w:id="3"/>
    </w:p>
    <w:p w14:paraId="72B455DD" w14:textId="1A624797" w:rsidR="06E221F2" w:rsidRDefault="06E221F2"/>
    <w:p w14:paraId="14EEDD39" w14:textId="7FD412F0" w:rsidR="296D91D2" w:rsidRPr="00AB5ACF" w:rsidDel="33EA7264" w:rsidRDefault="33EA7264" w:rsidP="00AB5ACF">
      <w:pPr>
        <w:spacing w:line="259" w:lineRule="auto"/>
        <w:rPr>
          <w:rFonts w:ascii="Calibri" w:eastAsia="Calibri" w:hAnsi="Calibri" w:cs="Calibri"/>
          <w:szCs w:val="24"/>
        </w:rPr>
      </w:pPr>
      <w:r w:rsidRPr="00AB5ACF">
        <w:rPr>
          <w:rFonts w:ascii="Calibri" w:eastAsia="Calibri" w:hAnsi="Calibri" w:cs="Calibri"/>
          <w:szCs w:val="24"/>
        </w:rPr>
        <w:lastRenderedPageBreak/>
        <w:t>Prior to building predictive mode</w:t>
      </w:r>
      <w:r w:rsidR="41C9D1A8" w:rsidRPr="00AB5ACF">
        <w:rPr>
          <w:rFonts w:ascii="Calibri" w:eastAsia="Calibri" w:hAnsi="Calibri" w:cs="Calibri"/>
          <w:szCs w:val="24"/>
        </w:rPr>
        <w:t>ls, the data must be acquired and cleaned.</w:t>
      </w:r>
      <w:r w:rsidR="796A3324" w:rsidRPr="00AB5ACF">
        <w:rPr>
          <w:rFonts w:ascii="Calibri" w:eastAsia="Calibri" w:hAnsi="Calibri" w:cs="Calibri"/>
          <w:szCs w:val="24"/>
        </w:rPr>
        <w:t xml:space="preserve">  Both the captions and analytics are in text files; however, the analytics are in</w:t>
      </w:r>
      <w:r w:rsidR="286F7D70" w:rsidRPr="00AB5ACF">
        <w:rPr>
          <w:rFonts w:ascii="Calibri" w:eastAsia="Calibri" w:hAnsi="Calibri" w:cs="Calibri"/>
          <w:szCs w:val="24"/>
        </w:rPr>
        <w:t xml:space="preserve"> JSON format.  </w:t>
      </w:r>
      <w:r w:rsidR="6A7C3234" w:rsidRPr="00AB5ACF">
        <w:rPr>
          <w:rFonts w:ascii="Calibri" w:eastAsia="Calibri" w:hAnsi="Calibri" w:cs="Calibri"/>
          <w:szCs w:val="24"/>
        </w:rPr>
        <w:t>The ‘json.load’ method can be used to easily import the analyti</w:t>
      </w:r>
      <w:r w:rsidR="1899CFCF" w:rsidRPr="00AB5ACF">
        <w:rPr>
          <w:rFonts w:ascii="Calibri" w:eastAsia="Calibri" w:hAnsi="Calibri" w:cs="Calibri"/>
          <w:szCs w:val="24"/>
        </w:rPr>
        <w:t>cs from each file</w:t>
      </w:r>
      <w:r w:rsidR="4EC4D9C1" w:rsidRPr="00AB5ACF">
        <w:rPr>
          <w:rFonts w:ascii="Calibri" w:eastAsia="Calibri" w:hAnsi="Calibri" w:cs="Calibri"/>
          <w:szCs w:val="24"/>
        </w:rPr>
        <w:t xml:space="preserve">.  The key is to ensure each file name is preserved.  Otherwise, there would be no way to associate the analytics with </w:t>
      </w:r>
      <w:r w:rsidR="36769EC3" w:rsidRPr="00AB5ACF">
        <w:rPr>
          <w:rFonts w:ascii="Calibri" w:eastAsia="Calibri" w:hAnsi="Calibri" w:cs="Calibri"/>
          <w:szCs w:val="24"/>
        </w:rPr>
        <w:t xml:space="preserve">the caption, nor would there be any way of knowing which analytics are from which video.  </w:t>
      </w:r>
      <w:r w:rsidR="04D48B35" w:rsidRPr="00AB5ACF">
        <w:rPr>
          <w:rFonts w:ascii="Calibri" w:eastAsia="Calibri" w:hAnsi="Calibri" w:cs="Calibri"/>
          <w:szCs w:val="24"/>
        </w:rPr>
        <w:t>Assuming all the file names are stored in a list, the follo</w:t>
      </w:r>
      <w:r w:rsidR="4F3A6E41" w:rsidRPr="00AB5ACF">
        <w:rPr>
          <w:rFonts w:ascii="Calibri" w:eastAsia="Calibri" w:hAnsi="Calibri" w:cs="Calibri"/>
          <w:szCs w:val="24"/>
        </w:rPr>
        <w:t>wing can be used to store the analytics data in a data</w:t>
      </w:r>
      <w:r w:rsidR="14E48166" w:rsidRPr="00AB5ACF">
        <w:rPr>
          <w:rFonts w:ascii="Calibri" w:eastAsia="Calibri" w:hAnsi="Calibri" w:cs="Calibri"/>
          <w:szCs w:val="24"/>
        </w:rPr>
        <w:t xml:space="preserve"> </w:t>
      </w:r>
      <w:r w:rsidR="4F3A6E41" w:rsidRPr="00AB5ACF">
        <w:rPr>
          <w:rFonts w:ascii="Calibri" w:eastAsia="Calibri" w:hAnsi="Calibri" w:cs="Calibri"/>
          <w:szCs w:val="24"/>
        </w:rPr>
        <w:t xml:space="preserve">frame.  </w:t>
      </w:r>
    </w:p>
    <w:p w14:paraId="6A1C490D" w14:textId="5C728610" w:rsidR="1B5956AD" w:rsidRPr="00AB5ACF" w:rsidRDefault="1B5956AD" w:rsidP="00AB5ACF">
      <w:pPr>
        <w:spacing w:line="259" w:lineRule="auto"/>
        <w:rPr>
          <w:rFonts w:ascii="Calibri" w:eastAsia="Calibri" w:hAnsi="Calibri" w:cs="Calibri"/>
          <w:szCs w:val="24"/>
        </w:rPr>
      </w:pPr>
    </w:p>
    <w:p w14:paraId="45F5FC76" w14:textId="5CFACD3F" w:rsidR="14E48166" w:rsidRDefault="14E48166" w:rsidP="00AB5ACF">
      <w:pPr>
        <w:spacing w:line="259" w:lineRule="auto"/>
      </w:pPr>
      <w:r>
        <w:rPr>
          <w:noProof/>
        </w:rPr>
        <w:drawing>
          <wp:inline distT="0" distB="0" distL="0" distR="0" wp14:anchorId="06CE87E2" wp14:editId="72517DFE">
            <wp:extent cx="5943600" cy="3228975"/>
            <wp:effectExtent l="0" t="0" r="0" b="0"/>
            <wp:docPr id="1388373935" name="Picture 138837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691674AB" w14:textId="09D78650" w:rsidR="14E48166" w:rsidRPr="001F663D" w:rsidRDefault="28CF5576" w:rsidP="001F663D">
      <w:pPr>
        <w:spacing w:line="259" w:lineRule="auto"/>
        <w:rPr>
          <w:rFonts w:ascii="Calibri" w:eastAsia="Calibri" w:hAnsi="Calibri" w:cs="Calibri"/>
          <w:i/>
          <w:iCs/>
          <w:color w:val="445369"/>
          <w:sz w:val="18"/>
          <w:szCs w:val="18"/>
        </w:rPr>
      </w:pPr>
      <w:r w:rsidRPr="001F663D">
        <w:rPr>
          <w:rFonts w:ascii="Calibri" w:eastAsia="Calibri" w:hAnsi="Calibri" w:cs="Calibri"/>
          <w:i/>
          <w:iCs/>
          <w:color w:val="44546A" w:themeColor="text2"/>
          <w:sz w:val="18"/>
          <w:szCs w:val="18"/>
        </w:rPr>
        <w:t xml:space="preserve">Figure </w:t>
      </w:r>
      <w:r w:rsidR="2C2C4657" w:rsidRPr="001F663D">
        <w:rPr>
          <w:rFonts w:ascii="Calibri" w:eastAsia="Calibri" w:hAnsi="Calibri" w:cs="Calibri"/>
          <w:i/>
          <w:iCs/>
          <w:color w:val="44546A" w:themeColor="text2"/>
          <w:sz w:val="18"/>
          <w:szCs w:val="18"/>
        </w:rPr>
        <w:t>1</w:t>
      </w:r>
      <w:r w:rsidRPr="001F663D">
        <w:rPr>
          <w:rFonts w:ascii="Calibri" w:eastAsia="Calibri" w:hAnsi="Calibri" w:cs="Calibri"/>
          <w:i/>
          <w:iCs/>
          <w:color w:val="44546A" w:themeColor="text2"/>
          <w:sz w:val="18"/>
          <w:szCs w:val="18"/>
        </w:rPr>
        <w:t xml:space="preserve">.1 </w:t>
      </w:r>
      <w:r w:rsidR="2C2C4657" w:rsidRPr="001F663D">
        <w:rPr>
          <w:rFonts w:ascii="Calibri" w:eastAsia="Calibri" w:hAnsi="Calibri" w:cs="Calibri"/>
          <w:i/>
          <w:iCs/>
          <w:color w:val="44546A" w:themeColor="text2"/>
          <w:sz w:val="18"/>
          <w:szCs w:val="18"/>
        </w:rPr>
        <w:t xml:space="preserve">Code to </w:t>
      </w:r>
      <w:r w:rsidR="4C48D6FB" w:rsidRPr="001F663D">
        <w:rPr>
          <w:rFonts w:ascii="Calibri" w:eastAsia="Calibri" w:hAnsi="Calibri" w:cs="Calibri"/>
          <w:i/>
          <w:iCs/>
          <w:color w:val="44546A" w:themeColor="text2"/>
          <w:sz w:val="18"/>
          <w:szCs w:val="18"/>
        </w:rPr>
        <w:t>store analytics data</w:t>
      </w:r>
    </w:p>
    <w:p w14:paraId="6EC5A951" w14:textId="77777777" w:rsidR="28CF5576" w:rsidRPr="001F663D" w:rsidRDefault="28CF5576" w:rsidP="001F663D">
      <w:pPr>
        <w:spacing w:line="259" w:lineRule="auto"/>
        <w:rPr>
          <w:rFonts w:ascii="Calibri" w:eastAsia="Calibri" w:hAnsi="Calibri" w:cs="Calibri"/>
        </w:rPr>
      </w:pPr>
    </w:p>
    <w:p w14:paraId="7CF0DD99" w14:textId="6CE4738E" w:rsidR="14E48166" w:rsidRPr="00AB5ACF" w:rsidRDefault="14E48166" w:rsidP="00AB5ACF">
      <w:pPr>
        <w:spacing w:line="259" w:lineRule="auto"/>
        <w:rPr>
          <w:rFonts w:ascii="Calibri" w:eastAsia="Calibri" w:hAnsi="Calibri" w:cs="Calibri"/>
          <w:szCs w:val="24"/>
        </w:rPr>
      </w:pPr>
      <w:r w:rsidRPr="00AB5ACF">
        <w:rPr>
          <w:rFonts w:ascii="Calibri" w:eastAsia="Calibri" w:hAnsi="Calibri" w:cs="Calibri"/>
          <w:szCs w:val="24"/>
        </w:rPr>
        <w:t>The caption files require a little more prep.  Since they are not already in a format that is easily converted, each file must</w:t>
      </w:r>
      <w:r w:rsidR="37EDECCC" w:rsidRPr="00AB5ACF">
        <w:rPr>
          <w:rFonts w:ascii="Calibri" w:eastAsia="Calibri" w:hAnsi="Calibri" w:cs="Calibri"/>
          <w:szCs w:val="24"/>
        </w:rPr>
        <w:t xml:space="preserve"> </w:t>
      </w:r>
      <w:r w:rsidR="744AD7EC" w:rsidRPr="00AB5ACF">
        <w:rPr>
          <w:rFonts w:ascii="Calibri" w:eastAsia="Calibri" w:hAnsi="Calibri" w:cs="Calibri"/>
          <w:szCs w:val="24"/>
        </w:rPr>
        <w:t xml:space="preserve">be cleaned and converted to a usable format.  As noted earlier, the captions </w:t>
      </w:r>
      <w:r w:rsidR="7459279B" w:rsidRPr="00AB5ACF">
        <w:rPr>
          <w:rFonts w:ascii="Calibri" w:eastAsia="Calibri" w:hAnsi="Calibri" w:cs="Calibri"/>
          <w:szCs w:val="24"/>
        </w:rPr>
        <w:t xml:space="preserve">contain a start and end time as well as the actual caption.  There is also </w:t>
      </w:r>
      <w:r w:rsidR="36F05C9E" w:rsidRPr="00AB5ACF">
        <w:rPr>
          <w:rFonts w:ascii="Calibri" w:eastAsia="Calibri" w:hAnsi="Calibri" w:cs="Calibri"/>
          <w:szCs w:val="24"/>
        </w:rPr>
        <w:t>a blank line.  First remove the blank lines.  This leaves only two lines per group</w:t>
      </w:r>
      <w:r w:rsidR="25BBB2C2" w:rsidRPr="00AB5ACF">
        <w:rPr>
          <w:rFonts w:ascii="Calibri" w:eastAsia="Calibri" w:hAnsi="Calibri" w:cs="Calibri"/>
          <w:szCs w:val="24"/>
        </w:rPr>
        <w:t xml:space="preserve"> (time and caption).   Knowing this, every </w:t>
      </w:r>
      <w:r w:rsidR="00FAD8ED" w:rsidRPr="00AB5ACF">
        <w:rPr>
          <w:rFonts w:ascii="Calibri" w:eastAsia="Calibri" w:hAnsi="Calibri" w:cs="Calibri"/>
          <w:szCs w:val="24"/>
        </w:rPr>
        <w:t>odd</w:t>
      </w:r>
      <w:r w:rsidR="3D0E3CF0" w:rsidRPr="00AB5ACF">
        <w:rPr>
          <w:rFonts w:ascii="Calibri" w:eastAsia="Calibri" w:hAnsi="Calibri" w:cs="Calibri"/>
          <w:szCs w:val="24"/>
        </w:rPr>
        <w:t>-</w:t>
      </w:r>
      <w:r w:rsidR="00FAD8ED" w:rsidRPr="00AB5ACF">
        <w:rPr>
          <w:rFonts w:ascii="Calibri" w:eastAsia="Calibri" w:hAnsi="Calibri" w:cs="Calibri"/>
          <w:szCs w:val="24"/>
        </w:rPr>
        <w:t>numbered line contains the time, and even-numbered line contains the caption</w:t>
      </w:r>
      <w:r w:rsidR="3D0E3CF0" w:rsidRPr="00AB5ACF">
        <w:rPr>
          <w:rFonts w:ascii="Calibri" w:eastAsia="Calibri" w:hAnsi="Calibri" w:cs="Calibri"/>
          <w:szCs w:val="24"/>
        </w:rPr>
        <w:t>.  Then, the time i</w:t>
      </w:r>
      <w:r w:rsidR="658B2FC4" w:rsidRPr="00AB5ACF">
        <w:rPr>
          <w:rFonts w:ascii="Calibri" w:eastAsia="Calibri" w:hAnsi="Calibri" w:cs="Calibri"/>
          <w:szCs w:val="24"/>
        </w:rPr>
        <w:t>tself needs to be further divided into start and end times</w:t>
      </w:r>
      <w:r w:rsidR="68D046DB" w:rsidRPr="00AB5ACF">
        <w:rPr>
          <w:rFonts w:ascii="Calibri" w:eastAsia="Calibri" w:hAnsi="Calibri" w:cs="Calibri"/>
          <w:szCs w:val="24"/>
        </w:rPr>
        <w:t xml:space="preserve"> as well as converted from string to actual time.  </w:t>
      </w:r>
    </w:p>
    <w:p w14:paraId="1C3E1CAA" w14:textId="7EE4861A" w:rsidR="48D0FC2A" w:rsidRPr="00AB5ACF" w:rsidRDefault="48D0FC2A" w:rsidP="00AB5ACF">
      <w:pPr>
        <w:spacing w:line="259" w:lineRule="auto"/>
        <w:rPr>
          <w:rFonts w:ascii="Calibri" w:eastAsia="Calibri" w:hAnsi="Calibri" w:cs="Calibri"/>
          <w:szCs w:val="24"/>
        </w:rPr>
      </w:pPr>
    </w:p>
    <w:p w14:paraId="111B5CBE" w14:textId="61F9E4C1" w:rsidR="48D0FC2A" w:rsidRPr="00AB5ACF" w:rsidRDefault="48D0FC2A" w:rsidP="00AB5ACF">
      <w:pPr>
        <w:spacing w:line="259" w:lineRule="auto"/>
        <w:rPr>
          <w:rFonts w:ascii="Calibri" w:eastAsia="Calibri" w:hAnsi="Calibri" w:cs="Calibri"/>
          <w:szCs w:val="24"/>
        </w:rPr>
      </w:pPr>
      <w:r w:rsidRPr="00AB5ACF">
        <w:rPr>
          <w:rFonts w:ascii="Calibri" w:eastAsia="Calibri" w:hAnsi="Calibri" w:cs="Calibri"/>
          <w:szCs w:val="24"/>
        </w:rPr>
        <w:t>Of course, combining th</w:t>
      </w:r>
      <w:r w:rsidR="0D978817" w:rsidRPr="00AB5ACF">
        <w:rPr>
          <w:rFonts w:ascii="Calibri" w:eastAsia="Calibri" w:hAnsi="Calibri" w:cs="Calibri"/>
          <w:szCs w:val="24"/>
        </w:rPr>
        <w:t>e caption data and analytics data only by the file name would not produce the correct results si</w:t>
      </w:r>
      <w:r w:rsidR="02AE4F27" w:rsidRPr="00AB5ACF">
        <w:rPr>
          <w:rFonts w:ascii="Calibri" w:eastAsia="Calibri" w:hAnsi="Calibri" w:cs="Calibri"/>
          <w:szCs w:val="24"/>
        </w:rPr>
        <w:t>nce each analytics file contains 100 rows and the captions can contain</w:t>
      </w:r>
      <w:r w:rsidR="26B11642" w:rsidRPr="00AB5ACF">
        <w:rPr>
          <w:rFonts w:ascii="Calibri" w:eastAsia="Calibri" w:hAnsi="Calibri" w:cs="Calibri"/>
          <w:szCs w:val="24"/>
        </w:rPr>
        <w:t xml:space="preserve"> any number of rows.  A second joining key is needed.  The “elapsed</w:t>
      </w:r>
      <w:r w:rsidR="4EFC79CC" w:rsidRPr="00AB5ACF">
        <w:rPr>
          <w:rFonts w:ascii="Calibri" w:eastAsia="Calibri" w:hAnsi="Calibri" w:cs="Calibri"/>
          <w:szCs w:val="24"/>
        </w:rPr>
        <w:t>VideoTimeRatio” metric in the analytics file will ensure the correct segments for ea</w:t>
      </w:r>
      <w:r w:rsidR="1E7F3BA2" w:rsidRPr="00AB5ACF">
        <w:rPr>
          <w:rFonts w:ascii="Calibri" w:eastAsia="Calibri" w:hAnsi="Calibri" w:cs="Calibri"/>
          <w:szCs w:val="24"/>
        </w:rPr>
        <w:t>ch video are aligned.  However, the caption times must be converted to match the same format.  The end time for the ver</w:t>
      </w:r>
      <w:r w:rsidR="19C37001" w:rsidRPr="00AB5ACF">
        <w:rPr>
          <w:rFonts w:ascii="Calibri" w:eastAsia="Calibri" w:hAnsi="Calibri" w:cs="Calibri"/>
          <w:szCs w:val="24"/>
        </w:rPr>
        <w:t>y last caption has the length of the entire video.  With t</w:t>
      </w:r>
      <w:r w:rsidR="7F6179DC" w:rsidRPr="00AB5ACF">
        <w:rPr>
          <w:rFonts w:ascii="Calibri" w:eastAsia="Calibri" w:hAnsi="Calibri" w:cs="Calibri"/>
          <w:szCs w:val="24"/>
        </w:rPr>
        <w:t>his time, each caption segment’s end time can also be used, and the ratio of these two values will pro</w:t>
      </w:r>
      <w:r w:rsidR="489AB935" w:rsidRPr="00AB5ACF">
        <w:rPr>
          <w:rFonts w:ascii="Calibri" w:eastAsia="Calibri" w:hAnsi="Calibri" w:cs="Calibri"/>
          <w:szCs w:val="24"/>
        </w:rPr>
        <w:t xml:space="preserve">duce the same </w:t>
      </w:r>
      <w:r w:rsidR="489AB935" w:rsidRPr="00AB5ACF">
        <w:rPr>
          <w:rFonts w:ascii="Calibri" w:eastAsia="Calibri" w:hAnsi="Calibri" w:cs="Calibri"/>
          <w:szCs w:val="24"/>
        </w:rPr>
        <w:lastRenderedPageBreak/>
        <w:t>“elapsedVideoTimeRatio”.  Below are the prep steps for the caption data, again assuming all the caption file</w:t>
      </w:r>
      <w:r w:rsidR="78352477" w:rsidRPr="00AB5ACF">
        <w:rPr>
          <w:rFonts w:ascii="Calibri" w:eastAsia="Calibri" w:hAnsi="Calibri" w:cs="Calibri"/>
          <w:szCs w:val="24"/>
        </w:rPr>
        <w:t xml:space="preserve"> names are stored in a list.  </w:t>
      </w:r>
    </w:p>
    <w:p w14:paraId="1198B9FB" w14:textId="3DB5ED17" w:rsidR="14E48166" w:rsidRPr="00AB5ACF" w:rsidRDefault="14E48166" w:rsidP="00AB5ACF">
      <w:pPr>
        <w:spacing w:line="259" w:lineRule="auto"/>
        <w:rPr>
          <w:rFonts w:ascii="Calibri" w:eastAsia="Calibri" w:hAnsi="Calibri" w:cs="Calibri"/>
          <w:szCs w:val="24"/>
        </w:rPr>
      </w:pPr>
    </w:p>
    <w:p w14:paraId="1BB33B9A" w14:textId="52821725" w:rsidR="0DDBA608" w:rsidRDefault="0DDBA608"/>
    <w:p w14:paraId="2B831283" w14:textId="2BFF473D" w:rsidR="39EC6F05" w:rsidRDefault="39EC6F05">
      <w:r>
        <w:rPr>
          <w:noProof/>
        </w:rPr>
        <w:drawing>
          <wp:inline distT="0" distB="0" distL="0" distR="0" wp14:anchorId="543AB169" wp14:editId="13024740">
            <wp:extent cx="3933825" cy="4572000"/>
            <wp:effectExtent l="0" t="0" r="0" b="0"/>
            <wp:docPr id="580584500" name="Picture 58058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33825" cy="4572000"/>
                    </a:xfrm>
                    <a:prstGeom prst="rect">
                      <a:avLst/>
                    </a:prstGeom>
                  </pic:spPr>
                </pic:pic>
              </a:graphicData>
            </a:graphic>
          </wp:inline>
        </w:drawing>
      </w:r>
    </w:p>
    <w:p w14:paraId="4B5B7B67" w14:textId="5DC63F45" w:rsidR="4616B984" w:rsidRDefault="4C48D6FB" w:rsidP="1AE56DBF">
      <w:r w:rsidRPr="001F663D">
        <w:rPr>
          <w:rFonts w:ascii="Calibri" w:eastAsia="Calibri" w:hAnsi="Calibri" w:cs="Calibri"/>
          <w:i/>
          <w:iCs/>
          <w:color w:val="44546A" w:themeColor="text2"/>
          <w:sz w:val="18"/>
          <w:szCs w:val="18"/>
        </w:rPr>
        <w:t>Figure 1.2 Code to store cap</w:t>
      </w:r>
      <w:r w:rsidR="1AE56DBF" w:rsidRPr="001F663D">
        <w:rPr>
          <w:rFonts w:ascii="Calibri" w:eastAsia="Calibri" w:hAnsi="Calibri" w:cs="Calibri"/>
          <w:i/>
          <w:iCs/>
          <w:color w:val="44546A" w:themeColor="text2"/>
          <w:sz w:val="18"/>
          <w:szCs w:val="18"/>
        </w:rPr>
        <w:t>tion data</w:t>
      </w:r>
    </w:p>
    <w:p w14:paraId="60826DA8" w14:textId="77777777" w:rsidR="4C48D6FB" w:rsidRDefault="4C48D6FB"/>
    <w:p w14:paraId="28D18E81" w14:textId="1DE266FF" w:rsidR="7A17DFE8" w:rsidRDefault="7A17DFE8">
      <w:r>
        <w:t>Now both data frames (</w:t>
      </w:r>
      <w:r w:rsidR="2326D1AA" w:rsidRPr="00647F69">
        <w:t>“</w:t>
      </w:r>
      <w:r>
        <w:t>caption_data</w:t>
      </w:r>
      <w:r w:rsidR="2326D1AA" w:rsidRPr="00647F69">
        <w:t>”</w:t>
      </w:r>
      <w:r>
        <w:t xml:space="preserve"> and </w:t>
      </w:r>
      <w:r w:rsidR="30F4619C" w:rsidRPr="00647F69">
        <w:t>“</w:t>
      </w:r>
      <w:r>
        <w:t>analytics_data</w:t>
      </w:r>
      <w:r w:rsidR="30F4619C" w:rsidRPr="00647F69">
        <w:t>”</w:t>
      </w:r>
      <w:r w:rsidRPr="00647F69">
        <w:t>)</w:t>
      </w:r>
      <w:r w:rsidR="65FD0709">
        <w:t xml:space="preserve"> contain a </w:t>
      </w:r>
      <w:r w:rsidR="30F4619C" w:rsidRPr="00647F69">
        <w:t>“</w:t>
      </w:r>
      <w:r w:rsidR="65FD0709">
        <w:t>videoID</w:t>
      </w:r>
      <w:r w:rsidR="30F4619C" w:rsidRPr="00647F69">
        <w:t>”</w:t>
      </w:r>
      <w:r w:rsidR="65FD0709" w:rsidRPr="00647F69">
        <w:t xml:space="preserve"> </w:t>
      </w:r>
      <w:r w:rsidR="2326D1AA">
        <w:t xml:space="preserve">(which is the file name) </w:t>
      </w:r>
      <w:r w:rsidR="65FD0709">
        <w:t xml:space="preserve">and an </w:t>
      </w:r>
      <w:r w:rsidR="30F4619C" w:rsidRPr="00647F69">
        <w:t>“</w:t>
      </w:r>
      <w:r w:rsidR="65FD0709">
        <w:t>e</w:t>
      </w:r>
      <w:r w:rsidR="30F4619C">
        <w:t>lapsedVideoTimeRatio</w:t>
      </w:r>
      <w:r w:rsidR="2326D1AA">
        <w:t>”.  Therefore, the two dat</w:t>
      </w:r>
      <w:r w:rsidR="59F25AC4">
        <w:t>a frames can be combined with “videoID” and “elapsedVideoTimeRatio” as the joining k</w:t>
      </w:r>
      <w:r w:rsidR="4B0CF18B">
        <w:t xml:space="preserve">eys.  </w:t>
      </w:r>
    </w:p>
    <w:p w14:paraId="72DD07B2" w14:textId="0215995D" w:rsidR="4B0CF18B" w:rsidRDefault="4B0CF18B"/>
    <w:p w14:paraId="05FEE35B" w14:textId="5F45DC6D" w:rsidR="4B0CF18B" w:rsidRDefault="4B0CF18B">
      <w:r>
        <w:t>Lastly, each of the captions must be labeled</w:t>
      </w:r>
      <w:r w:rsidR="44EAB741">
        <w:t>.  If the “relativeRetentionPerformance” is less than</w:t>
      </w:r>
      <w:r w:rsidR="5DE75EAF">
        <w:t xml:space="preserve"> the “audienceWatchRatio”, then the “relativeRetention” is higher (coded a</w:t>
      </w:r>
      <w:r w:rsidR="777D6ECE">
        <w:t xml:space="preserve">t 1).  Otherwise, the “relativeRetention” is lower (coded as 0).  </w:t>
      </w:r>
    </w:p>
    <w:p w14:paraId="1DB913E5" w14:textId="71D1889D" w:rsidR="777D6ECE" w:rsidRDefault="777D6ECE"/>
    <w:p w14:paraId="6290DE21" w14:textId="5C291807" w:rsidR="25A7F356" w:rsidRDefault="25A7F356">
      <w:r>
        <w:rPr>
          <w:noProof/>
        </w:rPr>
        <w:drawing>
          <wp:inline distT="0" distB="0" distL="0" distR="0" wp14:anchorId="01E4620D" wp14:editId="2DDAF903">
            <wp:extent cx="4572000" cy="257175"/>
            <wp:effectExtent l="0" t="0" r="0" b="0"/>
            <wp:docPr id="2112034988" name="Picture 211203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16C35814" w14:textId="119D6489" w:rsidR="777D6ECE" w:rsidRDefault="1AE56DBF" w:rsidP="46D0208A">
      <w:r w:rsidRPr="001F663D">
        <w:rPr>
          <w:rFonts w:ascii="Calibri" w:eastAsia="Calibri" w:hAnsi="Calibri" w:cs="Calibri"/>
          <w:i/>
          <w:iCs/>
          <w:color w:val="44546A" w:themeColor="text2"/>
          <w:sz w:val="18"/>
          <w:szCs w:val="18"/>
        </w:rPr>
        <w:t xml:space="preserve">Figure 1.3 Code </w:t>
      </w:r>
      <w:r w:rsidR="072A8EE7" w:rsidRPr="001F663D">
        <w:rPr>
          <w:rFonts w:ascii="Calibri" w:eastAsia="Calibri" w:hAnsi="Calibri" w:cs="Calibri"/>
          <w:i/>
          <w:iCs/>
          <w:color w:val="44546A" w:themeColor="text2"/>
          <w:sz w:val="18"/>
          <w:szCs w:val="18"/>
        </w:rPr>
        <w:t xml:space="preserve">snippet for the logic behind the creation of </w:t>
      </w:r>
      <w:r w:rsidR="46D0208A" w:rsidRPr="001F663D">
        <w:rPr>
          <w:rFonts w:ascii="Calibri" w:eastAsia="Calibri" w:hAnsi="Calibri" w:cs="Calibri"/>
          <w:i/>
          <w:iCs/>
          <w:color w:val="44546A" w:themeColor="text2"/>
          <w:sz w:val="18"/>
          <w:szCs w:val="18"/>
        </w:rPr>
        <w:t>label</w:t>
      </w:r>
    </w:p>
    <w:p w14:paraId="1CCF0CF5" w14:textId="77777777" w:rsidR="1AE56DBF" w:rsidRDefault="1AE56DBF"/>
    <w:p w14:paraId="61B98086" w14:textId="1297D6EC" w:rsidR="777D6ECE" w:rsidRDefault="777D6ECE">
      <w:r>
        <w:t xml:space="preserve">The </w:t>
      </w:r>
      <w:r w:rsidR="552EB1E7">
        <w:t>newly combined data used as a starting point for analytics contains the “</w:t>
      </w:r>
      <w:r w:rsidR="5D5D5959">
        <w:t xml:space="preserve">videoID”, the “Caption”, and the “relativeRetention” label.  </w:t>
      </w:r>
    </w:p>
    <w:p w14:paraId="4E22F5DD" w14:textId="4E943256" w:rsidR="5D5D5959" w:rsidRDefault="5D5D5959"/>
    <w:p w14:paraId="6B562277" w14:textId="3350FB67" w:rsidR="00647F69" w:rsidRDefault="00647F69">
      <w:r>
        <w:rPr>
          <w:noProof/>
        </w:rPr>
        <w:drawing>
          <wp:inline distT="0" distB="0" distL="0" distR="0" wp14:anchorId="7E5D2A8B" wp14:editId="5C8B23C8">
            <wp:extent cx="4400550" cy="2981325"/>
            <wp:effectExtent l="0" t="0" r="0" b="0"/>
            <wp:docPr id="61201089" name="Picture 6120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00550" cy="2981325"/>
                    </a:xfrm>
                    <a:prstGeom prst="rect">
                      <a:avLst/>
                    </a:prstGeom>
                  </pic:spPr>
                </pic:pic>
              </a:graphicData>
            </a:graphic>
          </wp:inline>
        </w:drawing>
      </w:r>
    </w:p>
    <w:p w14:paraId="66AF2A23" w14:textId="4C2641CB" w:rsidR="00647F69" w:rsidRDefault="46D0208A" w:rsidP="7C948A2A">
      <w:r w:rsidRPr="001F663D">
        <w:rPr>
          <w:rFonts w:ascii="Calibri" w:eastAsia="Calibri" w:hAnsi="Calibri" w:cs="Calibri"/>
          <w:i/>
          <w:iCs/>
          <w:color w:val="44546A" w:themeColor="text2"/>
          <w:sz w:val="18"/>
          <w:szCs w:val="18"/>
        </w:rPr>
        <w:t xml:space="preserve">Figure 1.4 </w:t>
      </w:r>
      <w:r w:rsidR="7C948A2A" w:rsidRPr="001F663D">
        <w:rPr>
          <w:rFonts w:ascii="Calibri" w:eastAsia="Calibri" w:hAnsi="Calibri" w:cs="Calibri"/>
          <w:i/>
          <w:iCs/>
          <w:color w:val="44546A" w:themeColor="text2"/>
          <w:sz w:val="18"/>
          <w:szCs w:val="18"/>
        </w:rPr>
        <w:t>Final data to be used for analysis</w:t>
      </w:r>
    </w:p>
    <w:p w14:paraId="0B5F7E79" w14:textId="77777777" w:rsidR="46D0208A" w:rsidRDefault="46D0208A"/>
    <w:p w14:paraId="4E56CD9D" w14:textId="1EC51FCE" w:rsidR="002B11AB" w:rsidRPr="001F663D" w:rsidRDefault="005F2111">
      <w:pPr>
        <w:pStyle w:val="Heading2"/>
        <w:rPr>
          <w:sz w:val="28"/>
          <w:szCs w:val="28"/>
        </w:rPr>
      </w:pPr>
      <w:bookmarkStart w:id="4" w:name="_Toc19112424"/>
      <w:r w:rsidRPr="001F663D">
        <w:rPr>
          <w:sz w:val="28"/>
          <w:szCs w:val="28"/>
        </w:rPr>
        <w:t>Cluster Analysis</w:t>
      </w:r>
      <w:bookmarkEnd w:id="4"/>
    </w:p>
    <w:p w14:paraId="57D69C58" w14:textId="3CC6A190" w:rsidR="25C99BFC" w:rsidRDefault="25C99BFC" w:rsidP="001F663D">
      <w:pPr>
        <w:spacing w:line="259" w:lineRule="auto"/>
      </w:pPr>
      <w:r>
        <w:t>The scraped comments from each of the videos were used for a cluster analysis.</w:t>
      </w:r>
      <w:r w:rsidR="47DE6030" w:rsidRPr="65DAF6CB">
        <w:t xml:space="preserve"> </w:t>
      </w:r>
      <w:r w:rsidR="47DE6030">
        <w:t>To prepare the data, all comments with a manually-compiled list of explicit words</w:t>
      </w:r>
      <w:r w:rsidR="4ADEABE0">
        <w:t xml:space="preserve"> and all comments </w:t>
      </w:r>
      <w:r w:rsidR="47DE6030">
        <w:t xml:space="preserve">with emojis (which were not readable by the </w:t>
      </w:r>
      <w:r w:rsidR="4E35FC0F">
        <w:t>program)</w:t>
      </w:r>
      <w:r w:rsidR="47DE6030">
        <w:t xml:space="preserve"> were removed</w:t>
      </w:r>
      <w:r w:rsidR="2E3DDF9E" w:rsidRPr="65DAF6CB">
        <w:t xml:space="preserve">. </w:t>
      </w:r>
      <w:r w:rsidR="2E3DDF9E">
        <w:t xml:space="preserve">To prevent inclusion of comment texts without context, replies were also removed. From there, in order to have an </w:t>
      </w:r>
      <w:r w:rsidR="4EC64769">
        <w:t xml:space="preserve">balanced </w:t>
      </w:r>
      <w:r w:rsidR="2E3DDF9E">
        <w:t xml:space="preserve">number of comment texts for each of the </w:t>
      </w:r>
      <w:r w:rsidR="122281CD">
        <w:t>videos</w:t>
      </w:r>
      <w:r w:rsidR="5C11B67C">
        <w:t xml:space="preserve">, the </w:t>
      </w:r>
      <w:r w:rsidR="55191644">
        <w:t xml:space="preserve">50 </w:t>
      </w:r>
      <w:r w:rsidR="5C11B67C">
        <w:t>most recent remaining comments for each video were used for analysis.</w:t>
      </w:r>
      <w:r w:rsidR="38EC11A2">
        <w:t xml:space="preserve"> Figure 2.1 displays a word cloud of the comments for analysis.</w:t>
      </w:r>
    </w:p>
    <w:p w14:paraId="2B30E289" w14:textId="0FB5440C" w:rsidR="00FD6A85" w:rsidRDefault="00FD6A85" w:rsidP="73732344">
      <w:pPr>
        <w:spacing w:line="259" w:lineRule="auto"/>
      </w:pPr>
    </w:p>
    <w:p w14:paraId="75431B39" w14:textId="77777777" w:rsidR="002C3E6B" w:rsidRDefault="002C3E6B" w:rsidP="00EA6054">
      <w:pPr>
        <w:keepNext/>
        <w:spacing w:line="259" w:lineRule="auto"/>
      </w:pPr>
      <w:r w:rsidRPr="002C3E6B">
        <w:rPr>
          <w:noProof/>
        </w:rPr>
        <w:drawing>
          <wp:inline distT="0" distB="0" distL="0" distR="0" wp14:anchorId="75B96F07" wp14:editId="125F1156">
            <wp:extent cx="2743200" cy="25362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536287"/>
                    </a:xfrm>
                    <a:prstGeom prst="rect">
                      <a:avLst/>
                    </a:prstGeom>
                  </pic:spPr>
                </pic:pic>
              </a:graphicData>
            </a:graphic>
          </wp:inline>
        </w:drawing>
      </w:r>
    </w:p>
    <w:p w14:paraId="38003B1B" w14:textId="7D305ADF" w:rsidR="00FD6A85" w:rsidRDefault="002C3E6B" w:rsidP="002C3E6B">
      <w:pPr>
        <w:pStyle w:val="Caption"/>
      </w:pPr>
      <w:r>
        <w:t xml:space="preserve">Figure 2. </w:t>
      </w:r>
      <w:fldSimple w:instr=" SEQ Figure_2. \* ARABIC ">
        <w:r w:rsidR="001967F3">
          <w:rPr>
            <w:noProof/>
          </w:rPr>
          <w:t>1</w:t>
        </w:r>
      </w:fldSimple>
    </w:p>
    <w:p w14:paraId="6988C1D3" w14:textId="56506131" w:rsidR="0045150E" w:rsidRDefault="007439C4" w:rsidP="002C3E6B">
      <w:r>
        <w:lastRenderedPageBreak/>
        <w:t xml:space="preserve">Once the comment text was vectorized, </w:t>
      </w:r>
      <w:r w:rsidR="00D055AF">
        <w:t>the data was cleaned by excluding the NLTK-defined English stopwords</w:t>
      </w:r>
      <w:r w:rsidR="000B47EA">
        <w:t xml:space="preserve">, excluding </w:t>
      </w:r>
      <w:r w:rsidR="00D055AF">
        <w:t>tokens shorter than 3 characters</w:t>
      </w:r>
      <w:r w:rsidR="006F26D7">
        <w:t xml:space="preserve">, </w:t>
      </w:r>
      <w:r w:rsidR="000B47EA">
        <w:t xml:space="preserve">and combining tenses to reduce </w:t>
      </w:r>
      <w:r w:rsidR="00544B36">
        <w:t>the data to 1222 tokens.</w:t>
      </w:r>
      <w:r w:rsidR="0045150E">
        <w:t xml:space="preserve"> The cleaned vectorized data was then converted into a matrix for use in sklearn’s K-means clustering function.</w:t>
      </w:r>
    </w:p>
    <w:p w14:paraId="64AD66D8" w14:textId="6B4F68B3" w:rsidR="00505764" w:rsidRDefault="00505764" w:rsidP="002C3E6B"/>
    <w:p w14:paraId="60707B02" w14:textId="6BDD2C8C" w:rsidR="00505764" w:rsidRDefault="00505764" w:rsidP="002C3E6B">
      <w:r>
        <w:t>While this would normally be the point where an elbow plot could be utilized to identify the ideal number of clusters, this step is unnecessary because it is known that the comment data came from 10 different videos. The matrix of vectorized and cleaned comment</w:t>
      </w:r>
      <w:r w:rsidR="006025CB">
        <w:t>s were plugged into the K-means clustering algorithm, set to detect 10 clusters.</w:t>
      </w:r>
      <w:r w:rsidR="001967F3">
        <w:t xml:space="preserve"> Figure 2.2 displays a summary of how many comments were clustered together.</w:t>
      </w:r>
    </w:p>
    <w:p w14:paraId="1F02E6E1" w14:textId="4D600E7E" w:rsidR="001967F3" w:rsidRDefault="001967F3" w:rsidP="002C3E6B"/>
    <w:p w14:paraId="7476D2A4" w14:textId="77777777" w:rsidR="001967F3" w:rsidRDefault="001967F3" w:rsidP="00EA6054">
      <w:pPr>
        <w:keepNext/>
      </w:pPr>
      <w:r w:rsidRPr="001967F3">
        <w:rPr>
          <w:noProof/>
        </w:rPr>
        <w:drawing>
          <wp:inline distT="0" distB="0" distL="0" distR="0" wp14:anchorId="127C43B5" wp14:editId="443E2210">
            <wp:extent cx="2451100" cy="233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1100" cy="2336800"/>
                    </a:xfrm>
                    <a:prstGeom prst="rect">
                      <a:avLst/>
                    </a:prstGeom>
                  </pic:spPr>
                </pic:pic>
              </a:graphicData>
            </a:graphic>
          </wp:inline>
        </w:drawing>
      </w:r>
    </w:p>
    <w:p w14:paraId="22DCC4AA" w14:textId="300A654A" w:rsidR="001967F3" w:rsidRPr="00EA6054" w:rsidRDefault="001967F3" w:rsidP="00EA6054">
      <w:pPr>
        <w:pStyle w:val="Caption"/>
      </w:pPr>
      <w:r>
        <w:t xml:space="preserve">Figure 2. </w:t>
      </w:r>
      <w:fldSimple w:instr=" SEQ Figure_2. \* ARABIC ">
        <w:r>
          <w:rPr>
            <w:noProof/>
          </w:rPr>
          <w:t>2</w:t>
        </w:r>
      </w:fldSimple>
    </w:p>
    <w:p w14:paraId="058FAFFD" w14:textId="7F1FAC78" w:rsidR="7C761F40" w:rsidRDefault="7C761F40"/>
    <w:p w14:paraId="2811313D" w14:textId="4022967E" w:rsidR="59AFB3EE" w:rsidRDefault="00E1274D" w:rsidP="00F26819">
      <w:pPr>
        <w:pStyle w:val="Heading2"/>
      </w:pPr>
      <w:bookmarkStart w:id="5" w:name="_Toc19112425"/>
      <w:r w:rsidRPr="001F663D">
        <w:rPr>
          <w:sz w:val="28"/>
          <w:szCs w:val="28"/>
        </w:rPr>
        <w:t>Support Vector Machines</w:t>
      </w:r>
      <w:bookmarkEnd w:id="5"/>
    </w:p>
    <w:p w14:paraId="2C093562" w14:textId="6D7D7395" w:rsidR="5D5B4A51" w:rsidRDefault="5D5B4A51" w:rsidP="00886116">
      <w:pPr>
        <w:spacing w:line="259" w:lineRule="auto"/>
      </w:pPr>
      <w:r>
        <w:t xml:space="preserve">Using </w:t>
      </w:r>
      <w:r w:rsidR="49691F13">
        <w:t>the “combined_data” data frame as a starting point, a few additional preparation steps must be pe</w:t>
      </w:r>
      <w:r w:rsidR="16A28133">
        <w:t>rfor</w:t>
      </w:r>
      <w:r w:rsidR="49691F13">
        <w:t>med p</w:t>
      </w:r>
      <w:r w:rsidR="007B5FB5">
        <w:t xml:space="preserve">rior to applying a support vector machine (SVM) model.  </w:t>
      </w:r>
      <w:r w:rsidR="712083CD">
        <w:t xml:space="preserve">The following actions must be performed: </w:t>
      </w:r>
    </w:p>
    <w:p w14:paraId="25A42F04" w14:textId="0E858E7A" w:rsidR="712083CD" w:rsidRPr="00676521" w:rsidRDefault="712083CD" w:rsidP="00886116">
      <w:pPr>
        <w:pStyle w:val="ListParagraph"/>
        <w:numPr>
          <w:ilvl w:val="0"/>
          <w:numId w:val="1"/>
        </w:numPr>
        <w:spacing w:line="259" w:lineRule="auto"/>
        <w:rPr>
          <w:szCs w:val="24"/>
        </w:rPr>
      </w:pPr>
      <w:r>
        <w:t xml:space="preserve">Remove text </w:t>
      </w:r>
      <w:r w:rsidR="118ECF2A">
        <w:t>in square brackets (which represents the non-verbal contextual notes)</w:t>
      </w:r>
    </w:p>
    <w:p w14:paraId="2B8F5731" w14:textId="20C40104" w:rsidR="118ECF2A" w:rsidRPr="00676521" w:rsidRDefault="2DF8E290" w:rsidP="00886116">
      <w:pPr>
        <w:pStyle w:val="ListParagraph"/>
        <w:numPr>
          <w:ilvl w:val="0"/>
          <w:numId w:val="1"/>
        </w:numPr>
        <w:spacing w:line="259" w:lineRule="auto"/>
        <w:rPr>
          <w:szCs w:val="24"/>
        </w:rPr>
      </w:pPr>
      <w:r>
        <w:t>Convert all captions to lowercase</w:t>
      </w:r>
    </w:p>
    <w:p w14:paraId="50E48692" w14:textId="78282B7F" w:rsidR="2DF8E290" w:rsidRPr="00676521" w:rsidRDefault="2DF8E290" w:rsidP="00886116">
      <w:pPr>
        <w:pStyle w:val="ListParagraph"/>
        <w:numPr>
          <w:ilvl w:val="0"/>
          <w:numId w:val="1"/>
        </w:numPr>
        <w:spacing w:line="259" w:lineRule="auto"/>
        <w:rPr>
          <w:szCs w:val="24"/>
        </w:rPr>
      </w:pPr>
      <w:r>
        <w:t>Tokenize each caption</w:t>
      </w:r>
      <w:r w:rsidR="3B5E6D2F">
        <w:t xml:space="preserve"> (split each caption into individual word</w:t>
      </w:r>
      <w:r w:rsidR="6833117C">
        <w:t>s)</w:t>
      </w:r>
    </w:p>
    <w:p w14:paraId="5936BE7E" w14:textId="5A3603FF" w:rsidR="2DF8E290" w:rsidRPr="00676521" w:rsidRDefault="2DF8E290" w:rsidP="00886116">
      <w:pPr>
        <w:pStyle w:val="ListParagraph"/>
        <w:numPr>
          <w:ilvl w:val="0"/>
          <w:numId w:val="1"/>
        </w:numPr>
        <w:spacing w:line="259" w:lineRule="auto"/>
        <w:rPr>
          <w:szCs w:val="24"/>
        </w:rPr>
      </w:pPr>
      <w:r>
        <w:t xml:space="preserve">Remove all </w:t>
      </w:r>
      <w:r w:rsidR="3860DF5E">
        <w:t xml:space="preserve">English </w:t>
      </w:r>
      <w:r w:rsidR="00811745">
        <w:t>stop words</w:t>
      </w:r>
    </w:p>
    <w:p w14:paraId="2BD6FCAA" w14:textId="346992B5" w:rsidR="3860DF5E" w:rsidRPr="00676521" w:rsidRDefault="3860DF5E" w:rsidP="00886116">
      <w:pPr>
        <w:pStyle w:val="ListParagraph"/>
        <w:numPr>
          <w:ilvl w:val="0"/>
          <w:numId w:val="1"/>
        </w:numPr>
        <w:spacing w:line="259" w:lineRule="auto"/>
        <w:rPr>
          <w:szCs w:val="24"/>
        </w:rPr>
      </w:pPr>
      <w:r>
        <w:t>Remove all tokens that consist of only numbers or symbols (has no letters</w:t>
      </w:r>
      <w:r w:rsidR="303917E4" w:rsidRPr="47EB9580">
        <w:t>)</w:t>
      </w:r>
    </w:p>
    <w:p w14:paraId="5F62E4DA" w14:textId="3E3D4DF7" w:rsidR="303917E4" w:rsidRPr="00676521" w:rsidRDefault="303917E4" w:rsidP="00886116">
      <w:pPr>
        <w:pStyle w:val="ListParagraph"/>
        <w:numPr>
          <w:ilvl w:val="0"/>
          <w:numId w:val="1"/>
        </w:numPr>
        <w:spacing w:line="259" w:lineRule="auto"/>
        <w:rPr>
          <w:szCs w:val="24"/>
        </w:rPr>
      </w:pPr>
      <w:r>
        <w:t>Remove the tokens that begin with an apostr</w:t>
      </w:r>
      <w:r w:rsidR="02AE7704">
        <w:t>o</w:t>
      </w:r>
      <w:r>
        <w:t>phe (</w:t>
      </w:r>
      <w:r w:rsidR="02AE7704">
        <w:t xml:space="preserve">from </w:t>
      </w:r>
      <w:r w:rsidR="4D4F2FF5">
        <w:t>t</w:t>
      </w:r>
      <w:r w:rsidR="0F138CC8">
        <w:t>okenized contractions)</w:t>
      </w:r>
    </w:p>
    <w:p w14:paraId="51A43665" w14:textId="03C33699" w:rsidR="60D0BEC5" w:rsidRDefault="60D0BEC5" w:rsidP="00886116">
      <w:pPr>
        <w:pStyle w:val="ListParagraph"/>
        <w:numPr>
          <w:ilvl w:val="0"/>
          <w:numId w:val="1"/>
        </w:numPr>
        <w:spacing w:line="259" w:lineRule="auto"/>
        <w:rPr>
          <w:szCs w:val="24"/>
        </w:rPr>
      </w:pPr>
      <w:r>
        <w:t xml:space="preserve">Remove blank/null </w:t>
      </w:r>
      <w:r w:rsidR="3B5E6D2F">
        <w:t>tokens</w:t>
      </w:r>
    </w:p>
    <w:p w14:paraId="1B47AF99" w14:textId="61284840" w:rsidR="3B5E6D2F" w:rsidRDefault="3B5E6D2F" w:rsidP="00886116">
      <w:pPr>
        <w:spacing w:line="259" w:lineRule="auto"/>
      </w:pPr>
    </w:p>
    <w:p w14:paraId="51B3191D" w14:textId="47E69BA5" w:rsidR="3B5E6D2F" w:rsidRDefault="3B5E6D2F" w:rsidP="00886116">
      <w:pPr>
        <w:spacing w:line="259" w:lineRule="auto"/>
      </w:pPr>
      <w:r>
        <w:t xml:space="preserve">The steps above are </w:t>
      </w:r>
      <w:r w:rsidR="6833117C">
        <w:t>self-explanatory.  However, one additional step requires some additional explanation</w:t>
      </w:r>
      <w:r w:rsidR="6833117C" w:rsidRPr="47EB9580">
        <w:t xml:space="preserve">.  </w:t>
      </w:r>
      <w:r w:rsidR="6ABBFE24" w:rsidRPr="6ABBFE24">
        <w:t xml:space="preserve">The last step is to lemmatize each of the words.  The process of lemmatization groups </w:t>
      </w:r>
      <w:r w:rsidR="3587C4AA" w:rsidRPr="3587C4AA">
        <w:t xml:space="preserve">together various forms of a word </w:t>
      </w:r>
      <w:r w:rsidR="2B41F071" w:rsidRPr="2B41F071">
        <w:t xml:space="preserve">to a root word.  This helps in analytics as there are several forms of a word, and if each are considered, a new token would be generated and could </w:t>
      </w:r>
      <w:r w:rsidR="2B41F071" w:rsidRPr="2B41F071">
        <w:lastRenderedPageBreak/>
        <w:t>potenti</w:t>
      </w:r>
      <w:r w:rsidR="05812B8B" w:rsidRPr="05812B8B">
        <w:t xml:space="preserve">ally affect the outcome of the models.  In total, all </w:t>
      </w:r>
      <w:r w:rsidR="41C00913" w:rsidRPr="05812B8B">
        <w:t xml:space="preserve">the steps listed above plus the lemmatization are part of tokenizing </w:t>
      </w:r>
      <w:r w:rsidR="10DDA641" w:rsidRPr="05812B8B">
        <w:t>the captions.  Since this process will need to be used multiple times (on all the captions combined, plus each individual row in the “combined</w:t>
      </w:r>
      <w:r w:rsidR="4B136E9B" w:rsidRPr="05812B8B">
        <w:t>_data” data frame), a function is created to easily to</w:t>
      </w:r>
      <w:r w:rsidR="5D3E17CF" w:rsidRPr="05812B8B">
        <w:t xml:space="preserve">kenize multiple captions.  </w:t>
      </w:r>
    </w:p>
    <w:p w14:paraId="600B2555" w14:textId="64AA7484" w:rsidR="5D3E17CF" w:rsidRDefault="5D3E17CF" w:rsidP="00886116">
      <w:pPr>
        <w:spacing w:line="259" w:lineRule="auto"/>
      </w:pPr>
    </w:p>
    <w:p w14:paraId="7C55725D" w14:textId="35E433E0" w:rsidR="5D3E17CF" w:rsidRDefault="5D3E17CF" w:rsidP="00886116">
      <w:pPr>
        <w:spacing w:line="259" w:lineRule="auto"/>
      </w:pPr>
      <w:r>
        <w:rPr>
          <w:noProof/>
        </w:rPr>
        <w:drawing>
          <wp:inline distT="0" distB="0" distL="0" distR="0" wp14:anchorId="35EFE508" wp14:editId="1D49A549">
            <wp:extent cx="4572000" cy="4114800"/>
            <wp:effectExtent l="0" t="0" r="0" b="0"/>
            <wp:docPr id="879684627" name="Picture 87968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77FC5695" w14:textId="035CFBB9" w:rsidR="5D3E17CF" w:rsidRDefault="5B1E178E" w:rsidP="2E755544">
      <w:pPr>
        <w:spacing w:line="259" w:lineRule="auto"/>
      </w:pPr>
      <w:r w:rsidRPr="001F663D">
        <w:rPr>
          <w:rFonts w:ascii="Calibri" w:eastAsia="Calibri" w:hAnsi="Calibri" w:cs="Calibri"/>
          <w:i/>
          <w:iCs/>
          <w:color w:val="445369"/>
          <w:sz w:val="18"/>
          <w:szCs w:val="18"/>
        </w:rPr>
        <w:t xml:space="preserve">Figure </w:t>
      </w:r>
      <w:r w:rsidR="2E755544" w:rsidRPr="001F663D">
        <w:rPr>
          <w:rFonts w:ascii="Calibri" w:eastAsia="Calibri" w:hAnsi="Calibri" w:cs="Calibri"/>
          <w:i/>
          <w:iCs/>
          <w:color w:val="445369"/>
          <w:sz w:val="18"/>
          <w:szCs w:val="18"/>
        </w:rPr>
        <w:t>4.1</w:t>
      </w:r>
      <w:r w:rsidRPr="001F663D">
        <w:rPr>
          <w:rFonts w:ascii="Calibri" w:eastAsia="Calibri" w:hAnsi="Calibri" w:cs="Calibri"/>
          <w:i/>
          <w:iCs/>
          <w:color w:val="445369"/>
          <w:sz w:val="18"/>
          <w:szCs w:val="18"/>
        </w:rPr>
        <w:t xml:space="preserve"> </w:t>
      </w:r>
      <w:r w:rsidR="2E755544" w:rsidRPr="001F663D">
        <w:rPr>
          <w:rFonts w:ascii="Calibri" w:eastAsia="Calibri" w:hAnsi="Calibri" w:cs="Calibri"/>
          <w:i/>
          <w:iCs/>
          <w:color w:val="445369"/>
          <w:sz w:val="18"/>
          <w:szCs w:val="18"/>
        </w:rPr>
        <w:t>Code snippet for creation of tokens</w:t>
      </w:r>
    </w:p>
    <w:p w14:paraId="6E37D14A" w14:textId="77777777" w:rsidR="5B1E178E" w:rsidRDefault="5B1E178E" w:rsidP="001F663D">
      <w:pPr>
        <w:spacing w:line="259" w:lineRule="auto"/>
      </w:pPr>
    </w:p>
    <w:p w14:paraId="23F9E539" w14:textId="657D99AE" w:rsidR="797E6430" w:rsidRDefault="263DCBFF" w:rsidP="00886116">
      <w:pPr>
        <w:spacing w:line="259" w:lineRule="auto"/>
      </w:pPr>
      <w:r w:rsidRPr="263DCBFF">
        <w:t>The initial tokenization was to have more granular control</w:t>
      </w:r>
      <w:r w:rsidR="7DBAE27F" w:rsidRPr="263DCBFF">
        <w:t xml:space="preserve">.  However, </w:t>
      </w:r>
      <w:r w:rsidR="33A223D4" w:rsidRPr="263DCBFF">
        <w:t>t</w:t>
      </w:r>
      <w:r w:rsidR="7DBAE27F" w:rsidRPr="263DCBFF">
        <w:t>he vecto</w:t>
      </w:r>
      <w:r w:rsidR="33A223D4" w:rsidRPr="263DCBFF">
        <w:t xml:space="preserve">rizer has its own tokenizer.  So, after all the steps </w:t>
      </w:r>
      <w:r w:rsidR="5BFDAA0F" w:rsidRPr="263DCBFF">
        <w:t xml:space="preserve">from the “create_tokens” function are done, each caption is combined back into a single string </w:t>
      </w:r>
      <w:r w:rsidR="37E1B8D8" w:rsidRPr="263DCBFF">
        <w:t>(for each segment).  This will allow the “CountVectorizer” method to properly tokenize and vectori</w:t>
      </w:r>
      <w:r w:rsidR="47D875DC" w:rsidRPr="263DCBFF">
        <w:t>ze each caption.  Since most of the required s</w:t>
      </w:r>
      <w:r w:rsidR="4E71B808" w:rsidRPr="263DCBFF">
        <w:t xml:space="preserve">teps </w:t>
      </w:r>
      <w:r w:rsidR="47D875DC" w:rsidRPr="263DCBFF">
        <w:t xml:space="preserve">were </w:t>
      </w:r>
      <w:r w:rsidR="4E71B808" w:rsidRPr="263DCBFF">
        <w:t>performed in the tokenization function, the only things to consider in the vecto</w:t>
      </w:r>
      <w:r w:rsidR="5A8DDD6F" w:rsidRPr="263DCBFF">
        <w:t>rizer is which ngram to use and wither to perform a count or simply show presen</w:t>
      </w:r>
      <w:r w:rsidR="427D76D6" w:rsidRPr="263DCBFF">
        <w:t>ce/absence of a token (binary).  Another function is created to perform the vectori</w:t>
      </w:r>
      <w:r w:rsidR="5F5B4F0E" w:rsidRPr="263DCBFF">
        <w:t xml:space="preserve">zation.  The function is shown below.  </w:t>
      </w:r>
    </w:p>
    <w:p w14:paraId="03FBC83B" w14:textId="15B2044F" w:rsidR="5F5B4F0E" w:rsidRDefault="5F5B4F0E" w:rsidP="00886116">
      <w:pPr>
        <w:spacing w:line="259" w:lineRule="auto"/>
      </w:pPr>
    </w:p>
    <w:p w14:paraId="6B166935" w14:textId="602080C9" w:rsidR="5F5B4F0E" w:rsidRDefault="5F5B4F0E" w:rsidP="00886116">
      <w:pPr>
        <w:spacing w:line="259" w:lineRule="auto"/>
      </w:pPr>
      <w:r>
        <w:rPr>
          <w:noProof/>
        </w:rPr>
        <w:lastRenderedPageBreak/>
        <w:drawing>
          <wp:inline distT="0" distB="0" distL="0" distR="0" wp14:anchorId="03C0DB8B" wp14:editId="15BEEBB3">
            <wp:extent cx="4572000" cy="3248025"/>
            <wp:effectExtent l="0" t="0" r="0" b="0"/>
            <wp:docPr id="1624575162" name="Picture 162457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3280BC5D" w14:textId="4448A07E" w:rsidR="5F5B4F0E" w:rsidRDefault="2E755544" w:rsidP="73D3BBD5">
      <w:pPr>
        <w:spacing w:line="259" w:lineRule="auto"/>
      </w:pPr>
      <w:r w:rsidRPr="001F663D">
        <w:rPr>
          <w:rFonts w:ascii="Calibri" w:eastAsia="Calibri" w:hAnsi="Calibri" w:cs="Calibri"/>
          <w:i/>
          <w:iCs/>
          <w:color w:val="445369"/>
          <w:sz w:val="18"/>
          <w:szCs w:val="18"/>
        </w:rPr>
        <w:t>Figure 4.2 Code snippet for vectorizat</w:t>
      </w:r>
      <w:r w:rsidR="73D3BBD5" w:rsidRPr="001F663D">
        <w:rPr>
          <w:rFonts w:ascii="Calibri" w:eastAsia="Calibri" w:hAnsi="Calibri" w:cs="Calibri"/>
          <w:i/>
          <w:iCs/>
          <w:color w:val="445369"/>
          <w:sz w:val="18"/>
          <w:szCs w:val="18"/>
        </w:rPr>
        <w:t>ion</w:t>
      </w:r>
    </w:p>
    <w:p w14:paraId="5F36783F" w14:textId="77777777" w:rsidR="2E755544" w:rsidRDefault="2E755544" w:rsidP="001F663D">
      <w:pPr>
        <w:spacing w:line="259" w:lineRule="auto"/>
      </w:pPr>
    </w:p>
    <w:p w14:paraId="346078F6" w14:textId="764C51C5" w:rsidR="3E03F821" w:rsidRDefault="3E03F821" w:rsidP="00886116">
      <w:pPr>
        <w:spacing w:line="259" w:lineRule="auto"/>
      </w:pPr>
      <w:r>
        <w:t>This function will always have a unigram, however, the range can be set so it can includ</w:t>
      </w:r>
      <w:r w:rsidR="67405F14">
        <w:t>e unigrams and bigrams, for example, if the “ngram” parameter is set to 2.  It can also be set to either count each occur</w:t>
      </w:r>
      <w:r w:rsidR="1AA3B8A2">
        <w:t>re</w:t>
      </w:r>
      <w:r w:rsidR="67405F14">
        <w:t>nce of a token</w:t>
      </w:r>
      <w:r w:rsidR="1AA3B8A2">
        <w:t xml:space="preserve"> or just show a 1 or 0 for presence or absence (respectively).  Since each caption se</w:t>
      </w:r>
      <w:r w:rsidR="092F8D91">
        <w:t>gment is only a few seconds at best and stop</w:t>
      </w:r>
      <w:r w:rsidR="3A03BB6E" w:rsidRPr="47EB9580">
        <w:t xml:space="preserve"> </w:t>
      </w:r>
      <w:r w:rsidR="092F8D91">
        <w:t>words are removed, it is unlikely that using a binary method would have different re</w:t>
      </w:r>
      <w:r w:rsidR="697D921A">
        <w:t xml:space="preserve">sults than a count; however, both options are available.  </w:t>
      </w:r>
    </w:p>
    <w:p w14:paraId="0BFF1BC9" w14:textId="6D566692" w:rsidR="1F1716F7" w:rsidRDefault="1F1716F7" w:rsidP="00886116">
      <w:pPr>
        <w:spacing w:line="259" w:lineRule="auto"/>
      </w:pPr>
    </w:p>
    <w:p w14:paraId="58608125" w14:textId="42A87DE8" w:rsidR="3426FADC" w:rsidRDefault="3426FADC" w:rsidP="00886116">
      <w:pPr>
        <w:spacing w:line="259" w:lineRule="auto"/>
      </w:pPr>
      <w:r>
        <w:t xml:space="preserve">The last function is to create and evaluate the </w:t>
      </w:r>
      <w:r w:rsidR="153ADE87">
        <w:t>SVM models.  Since this will be run multiple times, again a function is the best option.  Also, there are se</w:t>
      </w:r>
      <w:r w:rsidR="5651B757">
        <w:t xml:space="preserve">veral parameters the SVM model can take.  </w:t>
      </w:r>
      <w:r w:rsidR="370427CA">
        <w:t xml:space="preserve">These parameters are included in a grid search.  This will allow the model to test each combination of parameters and </w:t>
      </w:r>
      <w:r w:rsidR="51F63C44">
        <w:t xml:space="preserve">select the best one.  The two parameters that will be tuned are the kernel and the penalty.  </w:t>
      </w:r>
      <w:r w:rsidR="42FA9828">
        <w:t xml:space="preserve">The </w:t>
      </w:r>
      <w:r w:rsidR="42FA9828" w:rsidRPr="00886116">
        <w:rPr>
          <w:b/>
          <w:bCs/>
        </w:rPr>
        <w:t>scikit learn</w:t>
      </w:r>
      <w:r w:rsidR="105B7735" w:rsidRPr="00886116">
        <w:rPr>
          <w:b/>
          <w:bCs/>
        </w:rPr>
        <w:t xml:space="preserve"> </w:t>
      </w:r>
      <w:r w:rsidR="105B7735" w:rsidRPr="105B7735">
        <w:t xml:space="preserve">documentation gives a visual to help better understand the three kernels used.  </w:t>
      </w:r>
    </w:p>
    <w:p w14:paraId="0BA3BE6B" w14:textId="2AE7476C" w:rsidR="3426FADC" w:rsidRDefault="3426FADC" w:rsidP="00886116">
      <w:pPr>
        <w:spacing w:line="259" w:lineRule="auto"/>
      </w:pPr>
    </w:p>
    <w:p w14:paraId="6AE71097" w14:textId="1BCA3654" w:rsidR="105B7735" w:rsidRDefault="105B7735" w:rsidP="00886116">
      <w:pPr>
        <w:spacing w:line="259" w:lineRule="auto"/>
      </w:pPr>
      <w:r>
        <w:rPr>
          <w:noProof/>
        </w:rPr>
        <w:lastRenderedPageBreak/>
        <w:drawing>
          <wp:inline distT="0" distB="0" distL="0" distR="0" wp14:anchorId="488B05A7" wp14:editId="3D22C319">
            <wp:extent cx="4572000" cy="3228975"/>
            <wp:effectExtent l="0" t="0" r="0" b="0"/>
            <wp:docPr id="1690856828" name="Picture 169085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5777BA4B" w14:textId="02501215" w:rsidR="73D3BBD5" w:rsidRDefault="73D3BBD5" w:rsidP="001F663D">
      <w:pPr>
        <w:spacing w:line="259" w:lineRule="auto"/>
      </w:pPr>
      <w:r w:rsidRPr="001F663D">
        <w:rPr>
          <w:rFonts w:ascii="Calibri" w:eastAsia="Calibri" w:hAnsi="Calibri" w:cs="Calibri"/>
          <w:i/>
          <w:iCs/>
          <w:color w:val="445369"/>
          <w:sz w:val="18"/>
          <w:szCs w:val="18"/>
        </w:rPr>
        <w:t>Figure 4.3 Performance visualization of different SV</w:t>
      </w:r>
      <w:r w:rsidR="757C3697" w:rsidRPr="001F663D">
        <w:rPr>
          <w:rFonts w:ascii="Calibri" w:eastAsia="Calibri" w:hAnsi="Calibri" w:cs="Calibri"/>
          <w:i/>
          <w:iCs/>
          <w:color w:val="445369"/>
          <w:sz w:val="18"/>
          <w:szCs w:val="18"/>
        </w:rPr>
        <w:t>M kernels</w:t>
      </w:r>
    </w:p>
    <w:p w14:paraId="77FC7F75" w14:textId="27D0D000" w:rsidR="73D3BBD5" w:rsidRDefault="73D3BBD5" w:rsidP="001F663D">
      <w:pPr>
        <w:spacing w:line="259" w:lineRule="auto"/>
      </w:pPr>
    </w:p>
    <w:p w14:paraId="3374B92B" w14:textId="79C268EE" w:rsidR="64C86D7C" w:rsidRDefault="64C86D7C" w:rsidP="00886116">
      <w:pPr>
        <w:spacing w:line="259" w:lineRule="auto"/>
      </w:pPr>
      <w:r>
        <w:t>The “rbf” s</w:t>
      </w:r>
      <w:r w:rsidR="2BD2AAFB">
        <w:t xml:space="preserve">tands for radial </w:t>
      </w:r>
      <w:r w:rsidR="04F7A710">
        <w:t xml:space="preserve">basis function.  </w:t>
      </w:r>
      <w:r w:rsidR="2E28C9D7">
        <w:t>In total, the three kernels used (linear, poly, and rbf) define how the support ve</w:t>
      </w:r>
      <w:r w:rsidR="1ED42637">
        <w:t>ctors are drawn.  Typically, linear support vector machines work best to te</w:t>
      </w:r>
      <w:r w:rsidR="423E4B37">
        <w:t xml:space="preserve">xt analytics; however, each should be run.  </w:t>
      </w:r>
    </w:p>
    <w:p w14:paraId="259D0860" w14:textId="7B1973B6" w:rsidR="423E4B37" w:rsidRDefault="423E4B37" w:rsidP="00886116">
      <w:pPr>
        <w:spacing w:line="259" w:lineRule="auto"/>
      </w:pPr>
    </w:p>
    <w:p w14:paraId="2A406BC5" w14:textId="1627F15C" w:rsidR="423E4B37" w:rsidRDefault="423E4B37" w:rsidP="00886116">
      <w:pPr>
        <w:spacing w:line="259" w:lineRule="auto"/>
      </w:pPr>
      <w:r>
        <w:t>The second parameter that will be tuned is the penalty.  The penalty defines how to ha</w:t>
      </w:r>
      <w:r w:rsidR="1C4193D8">
        <w:t>ndle misclassified items.  Setting the penalty too high will result i</w:t>
      </w:r>
      <w:r w:rsidR="490B4665">
        <w:t>n overfitting the model to a specific data set.  Setting it too can result in un</w:t>
      </w:r>
      <w:r w:rsidR="4AD67CC0">
        <w:t>derfitting.</w:t>
      </w:r>
    </w:p>
    <w:p w14:paraId="510FD0A8" w14:textId="658ED74C" w:rsidR="35FF8370" w:rsidRDefault="35FF8370" w:rsidP="00886116">
      <w:pPr>
        <w:spacing w:line="259" w:lineRule="auto"/>
      </w:pPr>
    </w:p>
    <w:p w14:paraId="4BA9B2EA" w14:textId="5462BE2A" w:rsidR="35FF8370" w:rsidRDefault="35FF8370" w:rsidP="00886116">
      <w:pPr>
        <w:spacing w:line="259" w:lineRule="auto"/>
      </w:pPr>
      <w:r>
        <w:t>Lastly, this function needs to evaluate all the combinations of the parameters provided</w:t>
      </w:r>
      <w:r w:rsidR="3D131676">
        <w:t xml:space="preserve">.  First, cross validation is used with 10 folds.  </w:t>
      </w:r>
      <w:r w:rsidR="14CBD695">
        <w:t>The evaluation criteria will be both precision and recall</w:t>
      </w:r>
      <w:r w:rsidR="09FC91AE">
        <w:t xml:space="preserve">.  The overall function to </w:t>
      </w:r>
      <w:r w:rsidR="365C73CC">
        <w:t xml:space="preserve">evaluate the data using SVM is shown below.  </w:t>
      </w:r>
    </w:p>
    <w:p w14:paraId="0F89176E" w14:textId="0E35116B" w:rsidR="065C2734" w:rsidRDefault="065C2734" w:rsidP="00886116">
      <w:pPr>
        <w:spacing w:line="259" w:lineRule="auto"/>
      </w:pPr>
    </w:p>
    <w:p w14:paraId="2846A4D7" w14:textId="0547E0CE" w:rsidR="065C2734" w:rsidRDefault="065C2734" w:rsidP="00886116">
      <w:pPr>
        <w:spacing w:line="259" w:lineRule="auto"/>
      </w:pPr>
      <w:r>
        <w:rPr>
          <w:noProof/>
        </w:rPr>
        <w:lastRenderedPageBreak/>
        <w:drawing>
          <wp:inline distT="0" distB="0" distL="0" distR="0" wp14:anchorId="7393E921" wp14:editId="5D94EE94">
            <wp:extent cx="4572000" cy="3886200"/>
            <wp:effectExtent l="0" t="0" r="0" b="0"/>
            <wp:docPr id="1806968508" name="Picture 180696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094A72CC" w14:textId="32DAE547" w:rsidR="32FEE459" w:rsidRDefault="757C3697" w:rsidP="757C3697">
      <w:pPr>
        <w:spacing w:line="259" w:lineRule="auto"/>
      </w:pPr>
      <w:r w:rsidRPr="001F663D">
        <w:rPr>
          <w:rFonts w:ascii="Calibri" w:eastAsia="Calibri" w:hAnsi="Calibri" w:cs="Calibri"/>
          <w:i/>
          <w:iCs/>
          <w:color w:val="445369"/>
          <w:sz w:val="18"/>
          <w:szCs w:val="18"/>
        </w:rPr>
        <w:t>Figure 4.4 Code snippet for SVM evaluation</w:t>
      </w:r>
    </w:p>
    <w:p w14:paraId="0055D686" w14:textId="77777777" w:rsidR="757C3697" w:rsidRDefault="757C3697" w:rsidP="001F663D">
      <w:pPr>
        <w:spacing w:line="259" w:lineRule="auto"/>
      </w:pPr>
    </w:p>
    <w:p w14:paraId="48A09B07" w14:textId="30D38C89" w:rsidR="00200A83" w:rsidRDefault="3C6DBA20">
      <w:pPr>
        <w:spacing w:line="259" w:lineRule="auto"/>
      </w:pPr>
      <w:r>
        <w:t xml:space="preserve">When this function is called, it will perform the cross validation </w:t>
      </w:r>
      <w:r w:rsidR="70CADC00">
        <w:t xml:space="preserve">for each combination of tunable parameters and generate a score.  This will be done twice, once for </w:t>
      </w:r>
      <w:r w:rsidR="0D930FD3">
        <w:t xml:space="preserve">precision and once for recall. </w:t>
      </w:r>
    </w:p>
    <w:p w14:paraId="4CA26C5C" w14:textId="77777777" w:rsidR="00B00C9C" w:rsidRPr="001F663D" w:rsidRDefault="00B00C9C" w:rsidP="00F26819">
      <w:pPr>
        <w:spacing w:line="259" w:lineRule="auto"/>
        <w:rPr>
          <w:rFonts w:ascii="Times New Roman" w:eastAsia="Times New Roman" w:hAnsi="Times New Roman" w:cs="Times New Roman"/>
          <w:lang w:bidi="ar-SA"/>
        </w:rPr>
      </w:pPr>
    </w:p>
    <w:p w14:paraId="539FA8EC" w14:textId="0FA8B426" w:rsidR="3BB71DDB" w:rsidRDefault="420783F8" w:rsidP="00F26819">
      <w:pPr>
        <w:pStyle w:val="Heading2"/>
      </w:pPr>
      <w:bookmarkStart w:id="6" w:name="_Toc19112426"/>
      <w:r w:rsidRPr="001F663D">
        <w:t>Multinomial Naïve Bayes</w:t>
      </w:r>
      <w:bookmarkEnd w:id="6"/>
    </w:p>
    <w:p w14:paraId="44C5328B" w14:textId="424982C5" w:rsidR="420783F8" w:rsidRDefault="420783F8" w:rsidP="001F663D">
      <w:pPr>
        <w:spacing w:line="257" w:lineRule="auto"/>
        <w:jc w:val="both"/>
      </w:pPr>
      <w:r w:rsidRPr="60A4B2F7">
        <w:t>Naive Bayes is a classification algorithm for binary (two-class) and multi-class classification problems. The technique is easiest to understand when described using binary or categorical input values. It is called naive Bayes because the calculation of the probabilities for each hypothesis are simplified to make their calculation tractable. Rather than attempting to calculate the values of each attribute value, they are assumed to be conditionally independent given the target value. This is a very strong assumption that is most unlikely in real data, i.e. that the attributes do not interact. Nevertheless, the approach performs surprisingly well on data where this assumption does not hold.</w:t>
      </w:r>
    </w:p>
    <w:p w14:paraId="038DC62B" w14:textId="29F779FB" w:rsidR="2AB9DAAD" w:rsidRDefault="2AB9DAAD"/>
    <w:p w14:paraId="130D32F9" w14:textId="461F024E" w:rsidR="420783F8" w:rsidRDefault="2BC0AD38">
      <w:r w:rsidRPr="60A4B2F7">
        <w:t xml:space="preserve">Using the same data preparation steps as the one outlined in the Support Vector Machine analysis, the </w:t>
      </w:r>
      <w:r w:rsidR="60A4B2F7" w:rsidRPr="60A4B2F7">
        <w:t>M</w:t>
      </w:r>
      <w:r w:rsidRPr="60A4B2F7">
        <w:t xml:space="preserve">ultinomial </w:t>
      </w:r>
      <w:r w:rsidR="60A4B2F7" w:rsidRPr="60A4B2F7">
        <w:t>N</w:t>
      </w:r>
      <w:r w:rsidRPr="60A4B2F7">
        <w:t xml:space="preserve">aïve </w:t>
      </w:r>
      <w:r w:rsidR="60A4B2F7" w:rsidRPr="60A4B2F7">
        <w:t>B</w:t>
      </w:r>
      <w:r w:rsidRPr="60A4B2F7">
        <w:t xml:space="preserve">ayes model was </w:t>
      </w:r>
      <w:r w:rsidR="744918FA" w:rsidRPr="60A4B2F7">
        <w:t>prepared</w:t>
      </w:r>
      <w:r w:rsidRPr="36D3CE2E">
        <w:t xml:space="preserve">. </w:t>
      </w:r>
      <w:r w:rsidR="744918FA" w:rsidRPr="60A4B2F7">
        <w:t xml:space="preserve">The text data under the Caption column </w:t>
      </w:r>
      <w:r w:rsidR="3AE26584" w:rsidRPr="60A4B2F7">
        <w:t xml:space="preserve">was vectorized using the Count Vectorizer function </w:t>
      </w:r>
      <w:r w:rsidR="1453B012" w:rsidRPr="60A4B2F7">
        <w:t xml:space="preserve">by removing the </w:t>
      </w:r>
      <w:r w:rsidR="60A4B2F7" w:rsidRPr="60A4B2F7">
        <w:t>E</w:t>
      </w:r>
      <w:r w:rsidR="1453B012" w:rsidRPr="60A4B2F7">
        <w:t>nglish stop words and converting all words into lower case. The resulting vector list</w:t>
      </w:r>
      <w:r w:rsidR="1453B012" w:rsidRPr="36D3CE2E">
        <w:t xml:space="preserve"> </w:t>
      </w:r>
      <w:r w:rsidR="00380E0F" w:rsidRPr="60A4B2F7">
        <w:t>was transformed into an array and stored as a data</w:t>
      </w:r>
      <w:r w:rsidR="60A4B2F7" w:rsidRPr="36D3CE2E">
        <w:t xml:space="preserve"> </w:t>
      </w:r>
      <w:r w:rsidR="00380E0F" w:rsidRPr="60A4B2F7">
        <w:t xml:space="preserve">frame with this array of frequencies </w:t>
      </w:r>
      <w:r w:rsidR="22F01B9C" w:rsidRPr="60A4B2F7">
        <w:t>and words.</w:t>
      </w:r>
      <w:r w:rsidR="4BA72023" w:rsidRPr="60A4B2F7">
        <w:t xml:space="preserve"> Fig </w:t>
      </w:r>
      <w:r w:rsidR="3D6F9AB5" w:rsidRPr="60A4B2F7">
        <w:t xml:space="preserve">5.1 </w:t>
      </w:r>
      <w:r w:rsidR="4BA72023" w:rsidRPr="60A4B2F7">
        <w:t>shows the list of words generated from the captions using the vector</w:t>
      </w:r>
      <w:r w:rsidR="621E4250" w:rsidRPr="60A4B2F7">
        <w:t>ization function.</w:t>
      </w:r>
    </w:p>
    <w:p w14:paraId="23287A24" w14:textId="5A945FFF" w:rsidR="00657D8A" w:rsidRDefault="00657D8A"/>
    <w:p w14:paraId="7C6C6BD1" w14:textId="71748A9A" w:rsidR="4BA72023" w:rsidRDefault="4BA72023">
      <w:r>
        <w:rPr>
          <w:noProof/>
        </w:rPr>
        <w:drawing>
          <wp:inline distT="0" distB="0" distL="0" distR="0" wp14:anchorId="67602D00" wp14:editId="676D12B7">
            <wp:extent cx="5676900" cy="2181225"/>
            <wp:effectExtent l="0" t="0" r="0" b="0"/>
            <wp:docPr id="1090420345" name="Picture 109042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76900" cy="2181225"/>
                    </a:xfrm>
                    <a:prstGeom prst="rect">
                      <a:avLst/>
                    </a:prstGeom>
                  </pic:spPr>
                </pic:pic>
              </a:graphicData>
            </a:graphic>
          </wp:inline>
        </w:drawing>
      </w:r>
    </w:p>
    <w:p w14:paraId="1E1A3A99" w14:textId="045CED21" w:rsidR="3D6F9AB5" w:rsidRDefault="3D6F9AB5" w:rsidP="001F663D">
      <w:pPr>
        <w:spacing w:line="259" w:lineRule="auto"/>
      </w:pPr>
      <w:r w:rsidRPr="001F663D">
        <w:rPr>
          <w:rFonts w:ascii="Calibri" w:eastAsia="Calibri" w:hAnsi="Calibri" w:cs="Calibri"/>
          <w:i/>
          <w:iCs/>
          <w:color w:val="445369"/>
          <w:sz w:val="18"/>
          <w:szCs w:val="18"/>
        </w:rPr>
        <w:t>Figure 5.1 Vectorization result</w:t>
      </w:r>
    </w:p>
    <w:p w14:paraId="08D0F1A7" w14:textId="65C56EC5" w:rsidR="28CF5576" w:rsidRPr="001F663D" w:rsidRDefault="28CF5576">
      <w:pPr>
        <w:rPr>
          <w:rFonts w:ascii="Times New Roman" w:eastAsia="Times New Roman" w:hAnsi="Times New Roman" w:cs="Times New Roman"/>
          <w:szCs w:val="24"/>
        </w:rPr>
      </w:pPr>
    </w:p>
    <w:p w14:paraId="52F9BB58" w14:textId="69E77C9F" w:rsidR="48C367B3" w:rsidRDefault="48C367B3" w:rsidP="001F663D">
      <w:pPr>
        <w:spacing w:line="257" w:lineRule="auto"/>
      </w:pPr>
      <w:r w:rsidRPr="18D928B7">
        <w:t xml:space="preserve">The vectorized words were </w:t>
      </w:r>
      <w:r w:rsidR="1A790318" w:rsidRPr="18D928B7">
        <w:t>explored (Fig 5.2</w:t>
      </w:r>
      <w:r w:rsidR="35EA072A" w:rsidRPr="18D928B7">
        <w:t xml:space="preserve"> &amp; 5</w:t>
      </w:r>
      <w:r w:rsidR="54BA3F16" w:rsidRPr="18D928B7">
        <w:t>.3</w:t>
      </w:r>
      <w:r w:rsidR="35EA072A" w:rsidRPr="18D928B7">
        <w:t>) to see the words with the highest and lowest frequency in the dataset. Fig 5.2 shows that the words 'like’, ‘tattoo’, '</w:t>
      </w:r>
      <w:r w:rsidR="54BA3F16" w:rsidRPr="18D928B7">
        <w:t>just</w:t>
      </w:r>
      <w:r w:rsidR="35EA072A" w:rsidRPr="18D928B7">
        <w:t>’</w:t>
      </w:r>
      <w:r w:rsidR="54BA3F16" w:rsidRPr="18D928B7">
        <w:t xml:space="preserve"> </w:t>
      </w:r>
      <w:r w:rsidR="35EA072A" w:rsidRPr="18D928B7">
        <w:t>and ‘</w:t>
      </w:r>
      <w:r w:rsidR="54BA3F16" w:rsidRPr="18D928B7">
        <w:t>gonna</w:t>
      </w:r>
      <w:r w:rsidR="35EA072A" w:rsidRPr="18D928B7">
        <w:t xml:space="preserve">’ are some of the most common words in the corpus. </w:t>
      </w:r>
      <w:r w:rsidR="54BA3F16" w:rsidRPr="18D928B7">
        <w:t>Fig 5.3 shows words ‘los’,</w:t>
      </w:r>
      <w:r w:rsidR="52654032" w:rsidRPr="18D928B7">
        <w:t xml:space="preserve"> ’calligraphy’, ’called’ and ‘longer’ </w:t>
      </w:r>
      <w:r w:rsidR="54BA3F16" w:rsidRPr="18D928B7">
        <w:t>are some of the least common words in the captions.</w:t>
      </w:r>
    </w:p>
    <w:p w14:paraId="14D16947" w14:textId="0D1A12B0" w:rsidR="1A790318" w:rsidRPr="001F663D" w:rsidRDefault="1A790318">
      <w:pPr>
        <w:rPr>
          <w:rFonts w:ascii="Times New Roman" w:eastAsia="Times New Roman" w:hAnsi="Times New Roman" w:cs="Times New Roman"/>
          <w:szCs w:val="24"/>
        </w:rPr>
      </w:pPr>
    </w:p>
    <w:p w14:paraId="2566AE5D" w14:textId="6402B47D" w:rsidR="289B1811" w:rsidRDefault="289B1811">
      <w:r>
        <w:rPr>
          <w:noProof/>
        </w:rPr>
        <w:drawing>
          <wp:inline distT="0" distB="0" distL="0" distR="0" wp14:anchorId="50A66858" wp14:editId="4121FF22">
            <wp:extent cx="5629275" cy="3078537"/>
            <wp:effectExtent l="0" t="0" r="0" b="0"/>
            <wp:docPr id="184977815" name="Picture 184977815" descr="U,{ba94871f-8b7f-49d9-919c-1873a311e0a3}{230},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9275" cy="3078537"/>
                    </a:xfrm>
                    <a:prstGeom prst="rect">
                      <a:avLst/>
                    </a:prstGeom>
                  </pic:spPr>
                </pic:pic>
              </a:graphicData>
            </a:graphic>
          </wp:inline>
        </w:drawing>
      </w:r>
    </w:p>
    <w:p w14:paraId="3EE58C10" w14:textId="4B6B56C2" w:rsidR="70BBE6C3" w:rsidRDefault="70BBE6C3">
      <w:r w:rsidRPr="001F663D">
        <w:rPr>
          <w:rFonts w:ascii="Calibri" w:eastAsia="Calibri" w:hAnsi="Calibri" w:cs="Calibri"/>
          <w:i/>
          <w:iCs/>
          <w:color w:val="445369"/>
          <w:sz w:val="18"/>
          <w:szCs w:val="18"/>
        </w:rPr>
        <w:t>Figure 5.2 Most common words</w:t>
      </w:r>
    </w:p>
    <w:p w14:paraId="2CDB3C4C" w14:textId="4C77BBA8" w:rsidR="6151359D" w:rsidRDefault="6151359D">
      <w:r>
        <w:rPr>
          <w:noProof/>
        </w:rPr>
        <w:lastRenderedPageBreak/>
        <w:drawing>
          <wp:inline distT="0" distB="0" distL="0" distR="0" wp14:anchorId="405F25F9" wp14:editId="0D32E0D4">
            <wp:extent cx="4572000" cy="2733675"/>
            <wp:effectExtent l="0" t="0" r="0" b="0"/>
            <wp:docPr id="267269582" name="Picture 26726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2EA7039" w14:textId="09DAB329" w:rsidR="70BBE6C3" w:rsidRDefault="70BBE6C3">
      <w:r w:rsidRPr="001F663D">
        <w:rPr>
          <w:rFonts w:ascii="Calibri" w:eastAsia="Calibri" w:hAnsi="Calibri" w:cs="Calibri"/>
          <w:i/>
          <w:iCs/>
          <w:color w:val="445369"/>
          <w:sz w:val="18"/>
          <w:szCs w:val="18"/>
        </w:rPr>
        <w:t>Figure 5.3 Least common words</w:t>
      </w:r>
    </w:p>
    <w:p w14:paraId="63CC03C6" w14:textId="2AD82EC5" w:rsidR="70BBE6C3" w:rsidRPr="001F663D" w:rsidRDefault="70BBE6C3">
      <w:pPr>
        <w:rPr>
          <w:rFonts w:ascii="Calibri" w:eastAsia="Calibri" w:hAnsi="Calibri" w:cs="Calibri"/>
          <w:i/>
          <w:iCs/>
          <w:color w:val="445369"/>
          <w:sz w:val="18"/>
          <w:szCs w:val="18"/>
        </w:rPr>
      </w:pPr>
    </w:p>
    <w:p w14:paraId="17667F17" w14:textId="4EE378CD" w:rsidR="70BBE6C3" w:rsidRPr="001F663D" w:rsidRDefault="70BBE6C3" w:rsidP="001F663D">
      <w:pPr>
        <w:spacing w:line="257" w:lineRule="auto"/>
        <w:rPr>
          <w:rFonts w:ascii="Calibri" w:eastAsia="Calibri" w:hAnsi="Calibri" w:cs="Calibri"/>
          <w:sz w:val="22"/>
          <w:szCs w:val="22"/>
        </w:rPr>
      </w:pPr>
    </w:p>
    <w:p w14:paraId="4264F85A" w14:textId="5947FD66" w:rsidR="70BBE6C3" w:rsidRDefault="4D0DC6F3" w:rsidP="001F663D">
      <w:pPr>
        <w:spacing w:line="257" w:lineRule="auto"/>
      </w:pPr>
      <w:r w:rsidRPr="18D928B7">
        <w:t xml:space="preserve">To make the visualization more appealing, a word cloud was generated (Fig </w:t>
      </w:r>
      <w:r w:rsidR="1A76D0EF" w:rsidRPr="18D928B7">
        <w:t>5.4</w:t>
      </w:r>
      <w:r w:rsidRPr="18D928B7">
        <w:t>) to see the most and least common words in the data frame.</w:t>
      </w:r>
    </w:p>
    <w:p w14:paraId="6448EA94" w14:textId="04390B96" w:rsidR="70BBE6C3" w:rsidRPr="001F663D" w:rsidRDefault="70BBE6C3" w:rsidP="001F663D">
      <w:pPr>
        <w:spacing w:line="257" w:lineRule="auto"/>
        <w:rPr>
          <w:rFonts w:ascii="Calibri" w:eastAsia="Calibri" w:hAnsi="Calibri" w:cs="Calibri"/>
          <w:sz w:val="22"/>
          <w:szCs w:val="22"/>
        </w:rPr>
      </w:pPr>
    </w:p>
    <w:p w14:paraId="47B17F80" w14:textId="711C1D26" w:rsidR="47EEBF68" w:rsidRDefault="47EEBF68" w:rsidP="001F663D">
      <w:pPr>
        <w:spacing w:line="257" w:lineRule="auto"/>
      </w:pPr>
      <w:r>
        <w:rPr>
          <w:noProof/>
        </w:rPr>
        <w:drawing>
          <wp:inline distT="0" distB="0" distL="0" distR="0" wp14:anchorId="42618002" wp14:editId="367B56A9">
            <wp:extent cx="4572000" cy="2314575"/>
            <wp:effectExtent l="0" t="0" r="0" b="0"/>
            <wp:docPr id="1890904204" name="Picture 1890904204" descr="U,{c8e08063-4e26-433a-8547-17066bd0ea40}{43},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CE7E74A" w14:textId="70A98CAC" w:rsidR="48A2D2B5" w:rsidRDefault="48A2D2B5">
      <w:r w:rsidRPr="001F663D">
        <w:rPr>
          <w:rFonts w:ascii="Calibri" w:eastAsia="Calibri" w:hAnsi="Calibri" w:cs="Calibri"/>
          <w:i/>
          <w:iCs/>
          <w:color w:val="445369"/>
          <w:sz w:val="18"/>
          <w:szCs w:val="18"/>
        </w:rPr>
        <w:t>Figure 5.3</w:t>
      </w:r>
      <w:r w:rsidR="4808DA53" w:rsidRPr="001F663D">
        <w:rPr>
          <w:rFonts w:ascii="Calibri" w:eastAsia="Calibri" w:hAnsi="Calibri" w:cs="Calibri"/>
          <w:i/>
          <w:iCs/>
          <w:color w:val="445369"/>
          <w:sz w:val="18"/>
          <w:szCs w:val="18"/>
        </w:rPr>
        <w:t xml:space="preserve"> Word Cloud</w:t>
      </w:r>
    </w:p>
    <w:p w14:paraId="2BC9CCE0" w14:textId="70A98CAC" w:rsidR="4808DA53" w:rsidRPr="001F663D" w:rsidRDefault="4808DA53">
      <w:pPr>
        <w:rPr>
          <w:rFonts w:ascii="Calibri" w:eastAsia="Calibri" w:hAnsi="Calibri" w:cs="Calibri"/>
          <w:i/>
          <w:iCs/>
          <w:color w:val="445369"/>
          <w:sz w:val="18"/>
          <w:szCs w:val="18"/>
        </w:rPr>
      </w:pPr>
    </w:p>
    <w:p w14:paraId="61802895" w14:textId="037E7455" w:rsidR="001E7C64" w:rsidRDefault="2BC0AD38">
      <w:pPr>
        <w:rPr>
          <w:ins w:id="7" w:author="Gayathri D Sanjeev" w:date="2019-09-11T18:35:00Z"/>
        </w:rPr>
      </w:pPr>
      <w:r w:rsidRPr="18D928B7">
        <w:t xml:space="preserve">Multinomial naive Bayes function from the library sklearn package is used by holding the label which in this case is the column </w:t>
      </w:r>
      <w:r w:rsidR="1A55B371" w:rsidRPr="18D928B7">
        <w:t>r</w:t>
      </w:r>
      <w:r w:rsidR="2AB9DAAD" w:rsidRPr="18D928B7">
        <w:t xml:space="preserve">etention label </w:t>
      </w:r>
      <w:r w:rsidRPr="18D928B7">
        <w:t>as the Y variable and use all other words in the training data to create a model. This model is then used to predict the labels of the test data. The results are then compared with the labels of the test data that we have stored in a separate variable.</w:t>
      </w:r>
      <w:r w:rsidR="3D572917" w:rsidRPr="18D928B7">
        <w:t xml:space="preserve"> </w:t>
      </w:r>
      <w:r w:rsidR="69A64E89" w:rsidRPr="18D928B7">
        <w:t>The original cleaned and vectorized dataset was split into training and test set w</w:t>
      </w:r>
      <w:r w:rsidR="76F63049" w:rsidRPr="18D928B7">
        <w:t>ith 70-30 as the ratio for the split.</w:t>
      </w:r>
    </w:p>
    <w:p w14:paraId="254184B2" w14:textId="77777777" w:rsidR="006655E0" w:rsidRDefault="006655E0">
      <w:pPr>
        <w:rPr>
          <w:ins w:id="8" w:author="Gayathri D Sanjeev" w:date="2019-09-11T18:14:00Z"/>
        </w:rPr>
      </w:pPr>
    </w:p>
    <w:p w14:paraId="6321C8D8" w14:textId="77777777" w:rsidR="001E7C64" w:rsidRPr="002C4F8C" w:rsidRDefault="001E7C64" w:rsidP="001E7C64">
      <w:pPr>
        <w:pStyle w:val="Heading2"/>
        <w:rPr>
          <w:ins w:id="9" w:author="Gayathri D Sanjeev" w:date="2019-09-11T18:14:00Z"/>
        </w:rPr>
      </w:pPr>
      <w:ins w:id="10" w:author="Gayathri D Sanjeev" w:date="2019-09-11T18:14:00Z">
        <w:r w:rsidRPr="002C4F8C">
          <w:lastRenderedPageBreak/>
          <w:t>Bernoulli Naïve Bayes</w:t>
        </w:r>
      </w:ins>
    </w:p>
    <w:p w14:paraId="2222F032" w14:textId="77777777" w:rsidR="001E7C64" w:rsidRPr="002C4F8C" w:rsidRDefault="001E7C64" w:rsidP="001E7C64">
      <w:pPr>
        <w:jc w:val="both"/>
        <w:rPr>
          <w:ins w:id="11" w:author="Gayathri D Sanjeev" w:date="2019-09-11T18:14:00Z"/>
        </w:rPr>
      </w:pPr>
      <w:ins w:id="12" w:author="Gayathri D Sanjeev" w:date="2019-09-11T18:14:00Z">
        <w:r w:rsidRPr="002C4F8C">
          <w:t>The Bernoulli naive Bayes classifier assumes that all our features are binary such that they take only two values (e.g. a nominal categorical feature that has been one-hot encoded). In the multivariate Bernoulli event model, features are independent Booleans (binary variables) describing inputs. Like the multinomial model, this model is popular for document classification tasks, where binary term occurrence features are used rather than term frequencies.</w:t>
        </w:r>
      </w:ins>
    </w:p>
    <w:p w14:paraId="31656CF5" w14:textId="77777777" w:rsidR="001E7C64" w:rsidRPr="002C4F8C" w:rsidRDefault="001E7C64" w:rsidP="001E7C64">
      <w:pPr>
        <w:jc w:val="both"/>
        <w:rPr>
          <w:ins w:id="13" w:author="Gayathri D Sanjeev" w:date="2019-09-11T18:14:00Z"/>
        </w:rPr>
      </w:pPr>
    </w:p>
    <w:p w14:paraId="1B11AEB9" w14:textId="35FF180A" w:rsidR="001E7C64" w:rsidRDefault="001E7C64" w:rsidP="001E7C64">
      <w:pPr>
        <w:rPr>
          <w:ins w:id="14" w:author="Gayathri D Sanjeev" w:date="2019-09-11T18:14:00Z"/>
        </w:rPr>
      </w:pPr>
      <w:ins w:id="15" w:author="Gayathri D Sanjeev" w:date="2019-09-11T18:14:00Z">
        <w:r>
          <w:t>Bernoulli</w:t>
        </w:r>
        <w:r w:rsidRPr="18D928B7">
          <w:t xml:space="preserve"> naive Bayes function from the library sklearn package is used by holding the label which in this case is the column retention label as the Y variable and use all other words in the training data to create a model. This model is then used to predict the labels of the test data. The results are then compared with the labels of the test data that we have stored in a separate variable. The original cleaned and vectorized dataset was split into training and test set with 70-30 as the ratio for the split.</w:t>
        </w:r>
      </w:ins>
    </w:p>
    <w:p w14:paraId="1649FD8B" w14:textId="2F908308" w:rsidR="001E7C64" w:rsidRDefault="001E7C64" w:rsidP="001E7C64">
      <w:pPr>
        <w:rPr>
          <w:ins w:id="16" w:author="Gayathri D Sanjeev" w:date="2019-09-11T18:14:00Z"/>
        </w:rPr>
      </w:pPr>
    </w:p>
    <w:p w14:paraId="48B5C507" w14:textId="033E5A26" w:rsidR="001E7C64" w:rsidRPr="006655E0" w:rsidRDefault="001E7C64" w:rsidP="001E7C64">
      <w:pPr>
        <w:pStyle w:val="NormalWeb"/>
        <w:shd w:val="clear" w:color="auto" w:fill="FFFFFF"/>
        <w:spacing w:before="0" w:beforeAutospacing="0" w:after="0" w:afterAutospacing="0"/>
        <w:jc w:val="both"/>
        <w:rPr>
          <w:ins w:id="17" w:author="Gayathri D Sanjeev" w:date="2019-09-11T18:29:00Z"/>
          <w:rFonts w:asciiTheme="minorHAnsi" w:eastAsiaTheme="minorHAnsi" w:hAnsiTheme="minorHAnsi" w:cstheme="minorBidi"/>
          <w:szCs w:val="30"/>
          <w:lang w:val="en-US" w:eastAsia="en-US" w:bidi="th-TH"/>
          <w:rPrChange w:id="18" w:author="Gayathri D Sanjeev" w:date="2019-09-11T18:34:00Z">
            <w:rPr>
              <w:ins w:id="19" w:author="Gayathri D Sanjeev" w:date="2019-09-11T18:29:00Z"/>
              <w:color w:val="000000"/>
            </w:rPr>
          </w:rPrChange>
        </w:rPr>
      </w:pPr>
      <w:ins w:id="20" w:author="Gayathri D Sanjeev" w:date="2019-09-11T18:14:00Z">
        <w:r w:rsidRPr="006655E0">
          <w:rPr>
            <w:rFonts w:asciiTheme="minorHAnsi" w:eastAsiaTheme="minorHAnsi" w:hAnsiTheme="minorHAnsi" w:cstheme="minorBidi"/>
            <w:szCs w:val="30"/>
            <w:lang w:val="en-US" w:eastAsia="en-US" w:bidi="th-TH"/>
            <w:rPrChange w:id="21" w:author="Gayathri D Sanjeev" w:date="2019-09-11T18:34:00Z">
              <w:rPr>
                <w:color w:val="000000"/>
              </w:rPr>
            </w:rPrChange>
          </w:rPr>
          <w:t xml:space="preserve">The Count Vectorization function is used here to vectorize the reviews. Out of the different parameters that can be used, the first model was generated by only removing the stop words. A second model was developed by removing stop words and using lemmatization. A third model was generated with the above two parameters </w:t>
        </w:r>
      </w:ins>
      <w:ins w:id="22" w:author="Gayathri D Sanjeev" w:date="2019-09-11T18:16:00Z">
        <w:r w:rsidRPr="006655E0">
          <w:rPr>
            <w:rFonts w:asciiTheme="minorHAnsi" w:eastAsiaTheme="minorHAnsi" w:hAnsiTheme="minorHAnsi" w:cstheme="minorBidi"/>
            <w:szCs w:val="30"/>
            <w:lang w:val="en-US" w:eastAsia="en-US" w:bidi="th-TH"/>
            <w:rPrChange w:id="23" w:author="Gayathri D Sanjeev" w:date="2019-09-11T18:34:00Z">
              <w:rPr>
                <w:color w:val="000000"/>
              </w:rPr>
            </w:rPrChange>
          </w:rPr>
          <w:t>and</w:t>
        </w:r>
      </w:ins>
      <w:ins w:id="24" w:author="Gayathri D Sanjeev" w:date="2019-09-11T18:14:00Z">
        <w:r w:rsidRPr="006655E0">
          <w:rPr>
            <w:rFonts w:asciiTheme="minorHAnsi" w:eastAsiaTheme="minorHAnsi" w:hAnsiTheme="minorHAnsi" w:cstheme="minorBidi"/>
            <w:szCs w:val="30"/>
            <w:lang w:val="en-US" w:eastAsia="en-US" w:bidi="th-TH"/>
            <w:rPrChange w:id="25" w:author="Gayathri D Sanjeev" w:date="2019-09-11T18:34:00Z">
              <w:rPr>
                <w:color w:val="000000"/>
              </w:rPr>
            </w:rPrChange>
          </w:rPr>
          <w:t xml:space="preserve"> removing patterns off the data. These three models were applied to </w:t>
        </w:r>
      </w:ins>
      <w:ins w:id="26" w:author="Gayathri D Sanjeev" w:date="2019-09-11T18:16:00Z">
        <w:r w:rsidRPr="006655E0">
          <w:rPr>
            <w:rFonts w:asciiTheme="minorHAnsi" w:eastAsiaTheme="minorHAnsi" w:hAnsiTheme="minorHAnsi" w:cstheme="minorBidi"/>
            <w:szCs w:val="30"/>
            <w:lang w:val="en-US" w:eastAsia="en-US" w:bidi="th-TH"/>
            <w:rPrChange w:id="27" w:author="Gayathri D Sanjeev" w:date="2019-09-11T18:34:00Z">
              <w:rPr>
                <w:color w:val="000000"/>
              </w:rPr>
            </w:rPrChange>
          </w:rPr>
          <w:t>the labelled dataset.</w:t>
        </w:r>
      </w:ins>
    </w:p>
    <w:p w14:paraId="0A152811" w14:textId="68AED9DC" w:rsidR="006655E0" w:rsidRPr="006655E0" w:rsidRDefault="006655E0" w:rsidP="001E7C64">
      <w:pPr>
        <w:pStyle w:val="NormalWeb"/>
        <w:shd w:val="clear" w:color="auto" w:fill="FFFFFF"/>
        <w:spacing w:before="0" w:beforeAutospacing="0" w:after="0" w:afterAutospacing="0"/>
        <w:jc w:val="both"/>
        <w:rPr>
          <w:ins w:id="28" w:author="Gayathri D Sanjeev" w:date="2019-09-11T18:29:00Z"/>
          <w:rFonts w:asciiTheme="minorHAnsi" w:eastAsiaTheme="minorHAnsi" w:hAnsiTheme="minorHAnsi" w:cstheme="minorBidi"/>
          <w:szCs w:val="30"/>
          <w:lang w:val="en-US" w:eastAsia="en-US" w:bidi="th-TH"/>
          <w:rPrChange w:id="29" w:author="Gayathri D Sanjeev" w:date="2019-09-11T18:34:00Z">
            <w:rPr>
              <w:ins w:id="30" w:author="Gayathri D Sanjeev" w:date="2019-09-11T18:29:00Z"/>
              <w:color w:val="000000"/>
            </w:rPr>
          </w:rPrChange>
        </w:rPr>
      </w:pPr>
    </w:p>
    <w:p w14:paraId="16E8BAE9" w14:textId="3F757EE3" w:rsidR="006655E0" w:rsidRPr="006655E0" w:rsidRDefault="006655E0">
      <w:pPr>
        <w:jc w:val="both"/>
        <w:rPr>
          <w:ins w:id="31" w:author="Gayathri D Sanjeev" w:date="2019-09-11T18:29:00Z"/>
          <w:rPrChange w:id="32" w:author="Gayathri D Sanjeev" w:date="2019-09-11T18:34:00Z">
            <w:rPr>
              <w:ins w:id="33" w:author="Gayathri D Sanjeev" w:date="2019-09-11T18:29:00Z"/>
              <w:color w:val="000000"/>
            </w:rPr>
          </w:rPrChange>
        </w:rPr>
        <w:pPrChange w:id="34" w:author="Gayathri D Sanjeev" w:date="2019-09-11T18:34:00Z">
          <w:pPr>
            <w:pStyle w:val="NormalWeb"/>
            <w:shd w:val="clear" w:color="auto" w:fill="FFFFFF"/>
            <w:spacing w:before="0" w:beforeAutospacing="0" w:after="0" w:afterAutospacing="0"/>
            <w:jc w:val="both"/>
          </w:pPr>
        </w:pPrChange>
      </w:pPr>
      <w:ins w:id="35" w:author="Gayathri D Sanjeev" w:date="2019-09-11T18:34:00Z">
        <w:r w:rsidRPr="006655E0">
          <w:rPr>
            <w:rPrChange w:id="36" w:author="Gayathri D Sanjeev" w:date="2019-09-11T18:34:00Z">
              <w:rPr/>
            </w:rPrChange>
          </w:rPr>
          <w:t>To make the visualization more appealing, a word cloud was generated to see the most and least common words in the data frame after lemmatization.</w:t>
        </w:r>
      </w:ins>
      <w:ins w:id="37" w:author="Gayathri D Sanjeev" w:date="2019-09-11T18:35:00Z">
        <w:r>
          <w:t xml:space="preserve"> The word cloud shows words like ‘tattoo’, ‘like’ are even more prominent than they are from the Multinomial Naïve Bayes model.</w:t>
        </w:r>
      </w:ins>
    </w:p>
    <w:p w14:paraId="45CE6344" w14:textId="19C30F8E" w:rsidR="006655E0" w:rsidRDefault="006655E0" w:rsidP="001E7C64">
      <w:pPr>
        <w:pStyle w:val="NormalWeb"/>
        <w:shd w:val="clear" w:color="auto" w:fill="FFFFFF"/>
        <w:spacing w:before="0" w:beforeAutospacing="0" w:after="0" w:afterAutospacing="0"/>
        <w:jc w:val="both"/>
        <w:rPr>
          <w:ins w:id="38" w:author="Gayathri D Sanjeev" w:date="2019-09-11T18:29:00Z"/>
          <w:color w:val="000000"/>
        </w:rPr>
      </w:pPr>
    </w:p>
    <w:p w14:paraId="354815B6" w14:textId="13946608" w:rsidR="001E7C64" w:rsidRDefault="006655E0" w:rsidP="001E7C64">
      <w:pPr>
        <w:pStyle w:val="NormalWeb"/>
        <w:shd w:val="clear" w:color="auto" w:fill="FFFFFF"/>
        <w:spacing w:before="0" w:beforeAutospacing="0" w:after="0" w:afterAutospacing="0"/>
        <w:jc w:val="both"/>
        <w:rPr>
          <w:ins w:id="39" w:author="Gayathri D Sanjeev" w:date="2019-09-11T18:16:00Z"/>
          <w:color w:val="000000"/>
        </w:rPr>
      </w:pPr>
      <w:ins w:id="40" w:author="Gayathri D Sanjeev" w:date="2019-09-11T18:29:00Z">
        <w:r>
          <w:rPr>
            <w:noProof/>
            <w:color w:val="000000"/>
          </w:rPr>
          <w:drawing>
            <wp:inline distT="0" distB="0" distL="0" distR="0" wp14:anchorId="23A86E63" wp14:editId="66DAF4BB">
              <wp:extent cx="5234940" cy="26479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4940" cy="2647950"/>
                      </a:xfrm>
                      <a:prstGeom prst="rect">
                        <a:avLst/>
                      </a:prstGeom>
                      <a:noFill/>
                      <a:ln>
                        <a:noFill/>
                      </a:ln>
                    </pic:spPr>
                  </pic:pic>
                </a:graphicData>
              </a:graphic>
            </wp:inline>
          </w:drawing>
        </w:r>
      </w:ins>
    </w:p>
    <w:p w14:paraId="40997030" w14:textId="77777777" w:rsidR="001E7C64" w:rsidRDefault="001E7C64" w:rsidP="001E7C64">
      <w:pPr>
        <w:pStyle w:val="NormalWeb"/>
        <w:shd w:val="clear" w:color="auto" w:fill="FFFFFF"/>
        <w:spacing w:before="0" w:beforeAutospacing="0" w:after="0" w:afterAutospacing="0"/>
        <w:jc w:val="both"/>
        <w:rPr>
          <w:ins w:id="41" w:author="Gayathri D Sanjeev" w:date="2019-09-11T18:14:00Z"/>
          <w:color w:val="000000"/>
        </w:rPr>
      </w:pPr>
    </w:p>
    <w:p w14:paraId="08D4B49E" w14:textId="77777777" w:rsidR="001E7C64" w:rsidRPr="001F663D" w:rsidDel="006655E0" w:rsidRDefault="001E7C64">
      <w:pPr>
        <w:rPr>
          <w:del w:id="42" w:author="Gayathri D Sanjeev" w:date="2019-09-11T18:34:00Z"/>
          <w:rFonts w:ascii="Times New Roman" w:eastAsia="Times New Roman" w:hAnsi="Times New Roman" w:cs="Times New Roman"/>
          <w:szCs w:val="24"/>
        </w:rPr>
      </w:pPr>
    </w:p>
    <w:p w14:paraId="5BCF05E3" w14:textId="19EC4E08" w:rsidR="3629F17F" w:rsidRPr="001F663D" w:rsidRDefault="3629F17F">
      <w:pPr>
        <w:rPr>
          <w:rFonts w:ascii="Times New Roman" w:eastAsia="Times New Roman" w:hAnsi="Times New Roman" w:cs="Times New Roman"/>
          <w:szCs w:val="24"/>
        </w:rPr>
      </w:pPr>
    </w:p>
    <w:p w14:paraId="41419037" w14:textId="0C7652D1" w:rsidR="002B11AB" w:rsidRDefault="002B11AB" w:rsidP="00056474">
      <w:pPr>
        <w:pStyle w:val="Heading1"/>
      </w:pPr>
      <w:bookmarkStart w:id="43" w:name="_Toc19112427"/>
      <w:r>
        <w:t>Results</w:t>
      </w:r>
      <w:bookmarkEnd w:id="43"/>
    </w:p>
    <w:p w14:paraId="1A07C951" w14:textId="1550145A" w:rsidR="002B11AB" w:rsidRDefault="002B11AB" w:rsidP="0E6C2D6D"/>
    <w:p w14:paraId="2EFC541E" w14:textId="0C326BEA" w:rsidR="0E6C2D6D" w:rsidRDefault="0E6C2D6D">
      <w:r w:rsidRPr="0E6C2D6D">
        <w:lastRenderedPageBreak/>
        <w:t>R</w:t>
      </w:r>
      <w:r w:rsidR="662BC4E5" w:rsidRPr="662BC4E5">
        <w:t xml:space="preserve">esults from </w:t>
      </w:r>
      <w:r w:rsidR="00C22E11">
        <w:t>the various</w:t>
      </w:r>
      <w:r w:rsidR="662BC4E5" w:rsidRPr="662BC4E5">
        <w:t xml:space="preserve"> models are analyzed and compared to see which</w:t>
      </w:r>
      <w:r w:rsidR="489D498A" w:rsidRPr="489D498A">
        <w:t xml:space="preserve"> model performed better. Clustering, Multinomial Naïve Bayes, Support Vector Machine results are detailed</w:t>
      </w:r>
      <w:r w:rsidR="7EEC030E" w:rsidRPr="7EEC030E">
        <w:t xml:space="preserve"> in this section.</w:t>
      </w:r>
    </w:p>
    <w:p w14:paraId="19BE7E37" w14:textId="2D4637F9" w:rsidR="7EEC030E" w:rsidRDefault="7EEC030E"/>
    <w:p w14:paraId="54EBBADA" w14:textId="11819232" w:rsidR="002B11AB" w:rsidRPr="001F663D" w:rsidRDefault="00E1274D">
      <w:pPr>
        <w:pStyle w:val="Heading2"/>
        <w:rPr>
          <w:sz w:val="28"/>
          <w:szCs w:val="28"/>
        </w:rPr>
      </w:pPr>
      <w:bookmarkStart w:id="44" w:name="_Toc19112428"/>
      <w:r w:rsidRPr="001F663D">
        <w:rPr>
          <w:sz w:val="28"/>
          <w:szCs w:val="28"/>
        </w:rPr>
        <w:t>Cluster Results</w:t>
      </w:r>
      <w:bookmarkEnd w:id="44"/>
    </w:p>
    <w:p w14:paraId="6866B3E8" w14:textId="01A38E81" w:rsidR="00867A8E" w:rsidRPr="00EA6054" w:rsidRDefault="007B15D3">
      <w:pPr>
        <w:rPr>
          <w:color w:val="000000" w:themeColor="text1"/>
        </w:rPr>
      </w:pPr>
      <w:r w:rsidRPr="00265901">
        <w:rPr>
          <w:color w:val="000000" w:themeColor="text1"/>
        </w:rPr>
        <w:t xml:space="preserve">After running sklearn’s K-means clustering algorithm on the comments dataset, </w:t>
      </w:r>
      <w:r w:rsidR="00265901" w:rsidRPr="00265901">
        <w:rPr>
          <w:color w:val="000000" w:themeColor="text1"/>
        </w:rPr>
        <w:t>the following figure displays how the comments from each of the 10 videos were clustered</w:t>
      </w:r>
      <w:r w:rsidR="00265901" w:rsidRPr="00EA6054">
        <w:rPr>
          <w:color w:val="000000" w:themeColor="text1"/>
        </w:rPr>
        <w:t>:</w:t>
      </w:r>
    </w:p>
    <w:p w14:paraId="111A8364" w14:textId="77777777" w:rsidR="00265901" w:rsidRPr="00EA6054" w:rsidRDefault="00265901">
      <w:pPr>
        <w:rPr>
          <w:color w:val="000000" w:themeColor="text1"/>
        </w:rPr>
      </w:pPr>
    </w:p>
    <w:p w14:paraId="47AFE9C7" w14:textId="10A095EE" w:rsidR="00265901" w:rsidRDefault="00265901">
      <w:pPr>
        <w:rPr>
          <w:color w:val="000000" w:themeColor="text1"/>
        </w:rPr>
      </w:pPr>
      <w:r w:rsidRPr="00EA6054">
        <w:rPr>
          <w:noProof/>
          <w:color w:val="000000" w:themeColor="text1"/>
        </w:rPr>
        <w:drawing>
          <wp:inline distT="0" distB="0" distL="0" distR="0" wp14:anchorId="6A79CDF7" wp14:editId="3382D82E">
            <wp:extent cx="5943600" cy="2048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8510"/>
                    </a:xfrm>
                    <a:prstGeom prst="rect">
                      <a:avLst/>
                    </a:prstGeom>
                  </pic:spPr>
                </pic:pic>
              </a:graphicData>
            </a:graphic>
          </wp:inline>
        </w:drawing>
      </w:r>
    </w:p>
    <w:p w14:paraId="7BA491F7" w14:textId="2A4B103C" w:rsidR="00265901" w:rsidRDefault="00265901">
      <w:pPr>
        <w:rPr>
          <w:color w:val="000000" w:themeColor="text1"/>
        </w:rPr>
      </w:pPr>
    </w:p>
    <w:p w14:paraId="1C357E28" w14:textId="5836A7DD" w:rsidR="00056474" w:rsidRDefault="00265901">
      <w:pPr>
        <w:rPr>
          <w:color w:val="000000" w:themeColor="text1"/>
        </w:rPr>
      </w:pPr>
      <w:r>
        <w:rPr>
          <w:color w:val="000000" w:themeColor="text1"/>
        </w:rPr>
        <w:t>Because all of the videos center around the same television show with the same premise</w:t>
      </w:r>
      <w:r w:rsidR="003A49D5">
        <w:rPr>
          <w:color w:val="000000" w:themeColor="text1"/>
        </w:rPr>
        <w:t xml:space="preserve"> (tattoo challenges), most of the comments’ contents contained similar tokens, resulting in </w:t>
      </w:r>
      <w:r w:rsidR="00A20E82">
        <w:rPr>
          <w:color w:val="000000" w:themeColor="text1"/>
        </w:rPr>
        <w:t>many of the comments being grouped together in cluster2.</w:t>
      </w:r>
      <w:r w:rsidR="00EB034A">
        <w:rPr>
          <w:color w:val="000000" w:themeColor="text1"/>
        </w:rPr>
        <w:t xml:space="preserve"> The other two clusters with higher concentrations were cluster1 and cluster6. Upon further evaluation, these clusters also centered around topics </w:t>
      </w:r>
      <w:r w:rsidR="006A2D97">
        <w:rPr>
          <w:color w:val="000000" w:themeColor="text1"/>
        </w:rPr>
        <w:t xml:space="preserve">consistent across </w:t>
      </w:r>
      <w:r w:rsidR="00BC15D3">
        <w:rPr>
          <w:color w:val="000000" w:themeColor="text1"/>
        </w:rPr>
        <w:t xml:space="preserve">multiple </w:t>
      </w:r>
      <w:r w:rsidR="006A2D97">
        <w:rPr>
          <w:color w:val="000000" w:themeColor="text1"/>
        </w:rPr>
        <w:t xml:space="preserve">episodes of </w:t>
      </w:r>
      <w:r w:rsidR="006A2D97" w:rsidRPr="00EA6054">
        <w:rPr>
          <w:i/>
          <w:color w:val="000000" w:themeColor="text1"/>
        </w:rPr>
        <w:t>Ink Master</w:t>
      </w:r>
      <w:r w:rsidR="006A2D97">
        <w:rPr>
          <w:color w:val="000000" w:themeColor="text1"/>
        </w:rPr>
        <w:t>, namely male vs. female challenges</w:t>
      </w:r>
      <w:r w:rsidR="00BC15D3">
        <w:rPr>
          <w:color w:val="000000" w:themeColor="text1"/>
        </w:rPr>
        <w:t xml:space="preserve"> (in cluster1) and critical tattooed clients (in cluster6).</w:t>
      </w:r>
    </w:p>
    <w:p w14:paraId="43D2B9D4" w14:textId="062FCD1D" w:rsidR="00BC15D3" w:rsidRDefault="00BC15D3">
      <w:pPr>
        <w:rPr>
          <w:color w:val="000000" w:themeColor="text1"/>
        </w:rPr>
      </w:pPr>
    </w:p>
    <w:p w14:paraId="72DC95DE" w14:textId="1D63F345" w:rsidR="00BC15D3" w:rsidRDefault="00EF418F">
      <w:pPr>
        <w:rPr>
          <w:color w:val="000000" w:themeColor="text1"/>
        </w:rPr>
      </w:pPr>
      <w:r>
        <w:rPr>
          <w:color w:val="000000" w:themeColor="text1"/>
        </w:rPr>
        <w:t>The remaining clusters were differentiated by video-specific content</w:t>
      </w:r>
      <w:r w:rsidR="00FE24D3">
        <w:rPr>
          <w:color w:val="000000" w:themeColor="text1"/>
        </w:rPr>
        <w:t>, most likely when viewers praised specific tattoo</w:t>
      </w:r>
      <w:r w:rsidR="0094467C">
        <w:rPr>
          <w:color w:val="000000" w:themeColor="text1"/>
        </w:rPr>
        <w:t>s</w:t>
      </w:r>
      <w:r w:rsidR="00FE24D3">
        <w:rPr>
          <w:color w:val="000000" w:themeColor="text1"/>
        </w:rPr>
        <w:t xml:space="preserve"> featured in the video.</w:t>
      </w:r>
    </w:p>
    <w:p w14:paraId="3682B0EF" w14:textId="4ECA9FC2" w:rsidR="00A956F9" w:rsidRDefault="00A956F9" w:rsidP="00180D6C"/>
    <w:p w14:paraId="32369B15" w14:textId="060E393A" w:rsidR="0E6C2D6D" w:rsidRDefault="00A956F9" w:rsidP="00C22E11">
      <w:pPr>
        <w:pStyle w:val="Heading2"/>
        <w:spacing w:line="259" w:lineRule="auto"/>
        <w:rPr>
          <w:ins w:id="45" w:author="Gayathri D Sanjeev" w:date="2019-09-11T18:11:00Z"/>
          <w:sz w:val="28"/>
          <w:szCs w:val="28"/>
        </w:rPr>
      </w:pPr>
      <w:bookmarkStart w:id="46" w:name="_Toc19112429"/>
      <w:r w:rsidRPr="001F663D">
        <w:rPr>
          <w:sz w:val="28"/>
          <w:szCs w:val="28"/>
        </w:rPr>
        <w:t>Support Vector Machines</w:t>
      </w:r>
      <w:r w:rsidR="00C22E11">
        <w:rPr>
          <w:sz w:val="28"/>
          <w:szCs w:val="28"/>
        </w:rPr>
        <w:t xml:space="preserve"> Results</w:t>
      </w:r>
      <w:bookmarkEnd w:id="46"/>
    </w:p>
    <w:p w14:paraId="6AB619EB" w14:textId="77777777" w:rsidR="00B00C9C" w:rsidRPr="00B00C9C" w:rsidRDefault="00B00C9C">
      <w:pPr>
        <w:rPr>
          <w:rPrChange w:id="47" w:author="Gayathri D Sanjeev" w:date="2019-09-11T18:11:00Z">
            <w:rPr/>
          </w:rPrChange>
        </w:rPr>
        <w:pPrChange w:id="48" w:author="Gayathri D Sanjeev" w:date="2019-09-11T18:11:00Z">
          <w:pPr>
            <w:pStyle w:val="Heading2"/>
            <w:spacing w:line="259" w:lineRule="auto"/>
          </w:pPr>
        </w:pPrChange>
      </w:pPr>
    </w:p>
    <w:p w14:paraId="34CE9620" w14:textId="37973D91" w:rsidR="00180D6C" w:rsidRDefault="4EE2564B">
      <w:r>
        <w:t xml:space="preserve">After running the “svm_eval” function, a report is generated.  Below is a sample of the report.  This sample is for the unigram vectors, and the results are tuned for the precision metric.  A similar one is produced for recall, which is not shown.  </w:t>
      </w:r>
    </w:p>
    <w:p w14:paraId="1EB4EBC0" w14:textId="7658C8D0" w:rsidR="70F65E74" w:rsidRDefault="70F65E74"/>
    <w:p w14:paraId="63D71D1C" w14:textId="09A24CDC" w:rsidR="70F65E74" w:rsidRDefault="70F65E74">
      <w:r>
        <w:rPr>
          <w:noProof/>
        </w:rPr>
        <w:lastRenderedPageBreak/>
        <w:drawing>
          <wp:inline distT="0" distB="0" distL="0" distR="0" wp14:anchorId="2FCB2A85" wp14:editId="3F52CB17">
            <wp:extent cx="4448175" cy="4572000"/>
            <wp:effectExtent l="0" t="0" r="0" b="0"/>
            <wp:docPr id="477008012" name="Picture 47700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06118ECA" w14:textId="2B10F46B" w:rsidR="70F65E74" w:rsidRDefault="70F65E74"/>
    <w:p w14:paraId="38F39975" w14:textId="1CCF9E04" w:rsidR="70F65E74" w:rsidRDefault="46155862">
      <w:r w:rsidRPr="46155862">
        <w:t xml:space="preserve">The report provides quit a few key items.  First it displays the best parameters for the “SVC” method.  It also displays the best precision score found.  </w:t>
      </w:r>
      <w:r w:rsidR="26458A75" w:rsidRPr="46155862">
        <w:t xml:space="preserve">It then shows </w:t>
      </w:r>
      <w:r w:rsidR="0885F04D" w:rsidRPr="46155862">
        <w:t>re</w:t>
      </w:r>
      <w:r w:rsidR="5F227DDF" w:rsidRPr="46155862">
        <w:t>sults for the 12 combinations of tunable parameters and how they ranked.  Lastly, it pro</w:t>
      </w:r>
      <w:r w:rsidR="2F376886" w:rsidRPr="46155862">
        <w:t>vi</w:t>
      </w:r>
      <w:r w:rsidR="5F227DDF" w:rsidRPr="46155862">
        <w:t>des a summary of the precision, recall,</w:t>
      </w:r>
      <w:r w:rsidR="2F376886" w:rsidRPr="46155862">
        <w:t xml:space="preserve"> F-score, support, and accuracy.  </w:t>
      </w:r>
    </w:p>
    <w:p w14:paraId="36185882" w14:textId="5B875FB3" w:rsidR="2070DE4B" w:rsidRDefault="2070DE4B"/>
    <w:p w14:paraId="0E10433F" w14:textId="30FFE1D5" w:rsidR="2070DE4B" w:rsidRPr="001F663D" w:rsidDel="47EB9580" w:rsidRDefault="4B165EDB" w:rsidP="001F663D">
      <w:pPr>
        <w:spacing w:line="240" w:lineRule="exact"/>
        <w:rPr>
          <w:rFonts w:ascii="Times New Roman" w:eastAsia="Times New Roman" w:hAnsi="Times New Roman" w:cs="Times New Roman"/>
        </w:rPr>
      </w:pPr>
      <w:r w:rsidRPr="001F663D">
        <w:t xml:space="preserve">Reviewing the for iterations, the best results for the four are shown in the table below.  Note the </w:t>
      </w:r>
      <w:r w:rsidR="63B049D9" w:rsidRPr="001F663D">
        <w:t>(L) is for lower and (H) is for higher.  These are the two labels for the “relativeRetention”</w:t>
      </w:r>
      <w:r w:rsidR="5FCA8DEE" w:rsidRPr="001F663D">
        <w:t>.</w:t>
      </w:r>
    </w:p>
    <w:p w14:paraId="798A4EB2" w14:textId="5471541F" w:rsidR="2070DE4B" w:rsidRPr="00886116" w:rsidDel="47EB9580" w:rsidRDefault="5FCA8DEE" w:rsidP="00886116">
      <w:pPr>
        <w:spacing w:line="240" w:lineRule="exact"/>
        <w:rPr>
          <w:rFonts w:ascii="Times New Roman" w:eastAsia="Times New Roman" w:hAnsi="Times New Roman" w:cs="Times New Roman"/>
        </w:rPr>
      </w:pPr>
      <w:r w:rsidRPr="001F663D">
        <w:t xml:space="preserve"> </w:t>
      </w:r>
      <w:r w:rsidRPr="00886116">
        <w:rPr>
          <w:rFonts w:ascii="Times New Roman" w:eastAsia="Times New Roman" w:hAnsi="Times New Roman" w:cs="Times New Roman"/>
        </w:rPr>
        <w:t xml:space="preserve"> </w:t>
      </w:r>
    </w:p>
    <w:tbl>
      <w:tblPr>
        <w:tblStyle w:val="GridTable4-Accent1"/>
        <w:tblW w:w="9361" w:type="dxa"/>
        <w:tblLayout w:type="fixed"/>
        <w:tblLook w:val="06A0" w:firstRow="1" w:lastRow="0" w:firstColumn="1" w:lastColumn="0" w:noHBand="1" w:noVBand="1"/>
      </w:tblPr>
      <w:tblGrid>
        <w:gridCol w:w="851"/>
        <w:gridCol w:w="851"/>
        <w:gridCol w:w="930"/>
        <w:gridCol w:w="772"/>
        <w:gridCol w:w="851"/>
        <w:gridCol w:w="851"/>
        <w:gridCol w:w="851"/>
        <w:gridCol w:w="851"/>
        <w:gridCol w:w="851"/>
        <w:gridCol w:w="851"/>
        <w:gridCol w:w="851"/>
      </w:tblGrid>
      <w:tr w:rsidR="5B773035" w14:paraId="53408FD8" w14:textId="77777777" w:rsidTr="00886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528BAF7" w14:textId="3E763298" w:rsidR="5B773035" w:rsidRPr="00886116" w:rsidRDefault="0E730C83">
            <w:pPr>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Kernel</w:t>
            </w:r>
          </w:p>
        </w:tc>
        <w:tc>
          <w:tcPr>
            <w:tcW w:w="851" w:type="dxa"/>
          </w:tcPr>
          <w:p w14:paraId="1361AEAE" w14:textId="7FD524C9"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Penalty</w:t>
            </w:r>
          </w:p>
        </w:tc>
        <w:tc>
          <w:tcPr>
            <w:tcW w:w="930" w:type="dxa"/>
          </w:tcPr>
          <w:p w14:paraId="144CF556" w14:textId="7FD524C9"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Optimized for</w:t>
            </w:r>
          </w:p>
        </w:tc>
        <w:tc>
          <w:tcPr>
            <w:tcW w:w="772" w:type="dxa"/>
          </w:tcPr>
          <w:p w14:paraId="6EA822D3" w14:textId="7FD524C9"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Best Score</w:t>
            </w:r>
          </w:p>
        </w:tc>
        <w:tc>
          <w:tcPr>
            <w:tcW w:w="851" w:type="dxa"/>
          </w:tcPr>
          <w:p w14:paraId="104C20FF" w14:textId="7FD524C9"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Accuracy</w:t>
            </w:r>
          </w:p>
        </w:tc>
        <w:tc>
          <w:tcPr>
            <w:tcW w:w="851" w:type="dxa"/>
          </w:tcPr>
          <w:p w14:paraId="39E6B13B" w14:textId="7FD524C9"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Precision (L)</w:t>
            </w:r>
          </w:p>
        </w:tc>
        <w:tc>
          <w:tcPr>
            <w:tcW w:w="851" w:type="dxa"/>
          </w:tcPr>
          <w:p w14:paraId="2815326F" w14:textId="25CE470A" w:rsidR="5B773035" w:rsidRPr="00886116" w:rsidRDefault="0CE691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Recall (L</w:t>
            </w:r>
            <w:r w:rsidR="08C55796" w:rsidRPr="00886116">
              <w:rPr>
                <w:rFonts w:ascii="Times New Roman" w:eastAsia="Times New Roman" w:hAnsi="Times New Roman" w:cs="Times New Roman"/>
                <w:sz w:val="16"/>
                <w:szCs w:val="16"/>
              </w:rPr>
              <w:t>)</w:t>
            </w:r>
          </w:p>
        </w:tc>
        <w:tc>
          <w:tcPr>
            <w:tcW w:w="851" w:type="dxa"/>
          </w:tcPr>
          <w:p w14:paraId="4DAE2427" w14:textId="7FD524C9" w:rsidR="5B773035" w:rsidRPr="00886116" w:rsidRDefault="08C557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F-Score (L)</w:t>
            </w:r>
          </w:p>
        </w:tc>
        <w:tc>
          <w:tcPr>
            <w:tcW w:w="851" w:type="dxa"/>
          </w:tcPr>
          <w:p w14:paraId="63CFAD55" w14:textId="7FD524C9" w:rsidR="5B773035" w:rsidRPr="00886116" w:rsidRDefault="08C557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Precision (H)</w:t>
            </w:r>
          </w:p>
        </w:tc>
        <w:tc>
          <w:tcPr>
            <w:tcW w:w="851" w:type="dxa"/>
          </w:tcPr>
          <w:p w14:paraId="3338B0CB" w14:textId="7FD524C9" w:rsidR="5B773035" w:rsidRPr="00886116" w:rsidRDefault="08C5579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Recall (H)</w:t>
            </w:r>
          </w:p>
        </w:tc>
        <w:tc>
          <w:tcPr>
            <w:tcW w:w="851" w:type="dxa"/>
          </w:tcPr>
          <w:p w14:paraId="61CE889F" w14:textId="3859F097" w:rsidR="65571580" w:rsidRPr="00886116" w:rsidRDefault="6557158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F1-Score (H)</w:t>
            </w:r>
          </w:p>
        </w:tc>
      </w:tr>
      <w:tr w:rsidR="5B773035" w14:paraId="0E9F7F63" w14:textId="77777777" w:rsidTr="00886116">
        <w:tc>
          <w:tcPr>
            <w:cnfStyle w:val="001000000000" w:firstRow="0" w:lastRow="0" w:firstColumn="1" w:lastColumn="0" w:oddVBand="0" w:evenVBand="0" w:oddHBand="0" w:evenHBand="0" w:firstRowFirstColumn="0" w:firstRowLastColumn="0" w:lastRowFirstColumn="0" w:lastRowLastColumn="0"/>
            <w:tcW w:w="851" w:type="dxa"/>
          </w:tcPr>
          <w:p w14:paraId="5B308162" w14:textId="7FD524C9" w:rsidR="5B773035" w:rsidRPr="00886116" w:rsidRDefault="65571580">
            <w:pPr>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Linear</w:t>
            </w:r>
          </w:p>
        </w:tc>
        <w:tc>
          <w:tcPr>
            <w:tcW w:w="851" w:type="dxa"/>
          </w:tcPr>
          <w:p w14:paraId="62489FD8" w14:textId="7FD524C9" w:rsidR="5B773035" w:rsidRPr="00886116" w:rsidRDefault="6557158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5</w:t>
            </w:r>
          </w:p>
        </w:tc>
        <w:tc>
          <w:tcPr>
            <w:tcW w:w="930" w:type="dxa"/>
          </w:tcPr>
          <w:p w14:paraId="08425D82"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Precision</w:t>
            </w:r>
          </w:p>
        </w:tc>
        <w:tc>
          <w:tcPr>
            <w:tcW w:w="772" w:type="dxa"/>
          </w:tcPr>
          <w:p w14:paraId="5E716C17"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0.521</w:t>
            </w:r>
          </w:p>
        </w:tc>
        <w:tc>
          <w:tcPr>
            <w:tcW w:w="851" w:type="dxa"/>
          </w:tcPr>
          <w:p w14:paraId="17ECE66F" w14:textId="7FD524C9"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0.57</w:t>
            </w:r>
          </w:p>
        </w:tc>
        <w:tc>
          <w:tcPr>
            <w:tcW w:w="851" w:type="dxa"/>
          </w:tcPr>
          <w:p w14:paraId="3D55DC77" w14:textId="7FD524C9" w:rsidR="5B773035"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0.63</w:t>
            </w:r>
          </w:p>
        </w:tc>
        <w:tc>
          <w:tcPr>
            <w:tcW w:w="851" w:type="dxa"/>
          </w:tcPr>
          <w:p w14:paraId="6C8C8C26" w14:textId="7FD524C9" w:rsidR="5B773035"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0.70</w:t>
            </w:r>
          </w:p>
        </w:tc>
        <w:tc>
          <w:tcPr>
            <w:tcW w:w="851" w:type="dxa"/>
          </w:tcPr>
          <w:p w14:paraId="6CBB2ACD" w14:textId="7FD524C9" w:rsidR="5B773035"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0.66</w:t>
            </w:r>
          </w:p>
        </w:tc>
        <w:tc>
          <w:tcPr>
            <w:tcW w:w="851" w:type="dxa"/>
          </w:tcPr>
          <w:p w14:paraId="6567341C" w14:textId="7FD524C9" w:rsidR="5B773035"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0.47</w:t>
            </w:r>
          </w:p>
        </w:tc>
        <w:tc>
          <w:tcPr>
            <w:tcW w:w="851" w:type="dxa"/>
          </w:tcPr>
          <w:p w14:paraId="3AF01CB4" w14:textId="7FD524C9" w:rsidR="5B773035"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0.39</w:t>
            </w:r>
          </w:p>
        </w:tc>
        <w:tc>
          <w:tcPr>
            <w:tcW w:w="851" w:type="dxa"/>
          </w:tcPr>
          <w:p w14:paraId="5A952368" w14:textId="2DE0DFAD" w:rsidR="65571580"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0.42</w:t>
            </w:r>
          </w:p>
        </w:tc>
      </w:tr>
      <w:tr w:rsidR="5B773035" w14:paraId="680D7422" w14:textId="77777777" w:rsidTr="00886116">
        <w:tc>
          <w:tcPr>
            <w:cnfStyle w:val="001000000000" w:firstRow="0" w:lastRow="0" w:firstColumn="1" w:lastColumn="0" w:oddVBand="0" w:evenVBand="0" w:oddHBand="0" w:evenHBand="0" w:firstRowFirstColumn="0" w:firstRowLastColumn="0" w:lastRowFirstColumn="0" w:lastRowLastColumn="0"/>
            <w:tcW w:w="851" w:type="dxa"/>
          </w:tcPr>
          <w:p w14:paraId="7EB03031" w14:textId="7FD524C9" w:rsidR="5B773035" w:rsidRPr="00886116" w:rsidRDefault="65571580">
            <w:pPr>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Linear</w:t>
            </w:r>
          </w:p>
        </w:tc>
        <w:tc>
          <w:tcPr>
            <w:tcW w:w="851" w:type="dxa"/>
          </w:tcPr>
          <w:p w14:paraId="210F7223"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50</w:t>
            </w:r>
          </w:p>
        </w:tc>
        <w:tc>
          <w:tcPr>
            <w:tcW w:w="930" w:type="dxa"/>
          </w:tcPr>
          <w:p w14:paraId="7CA4A389"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Recall</w:t>
            </w:r>
          </w:p>
        </w:tc>
        <w:tc>
          <w:tcPr>
            <w:tcW w:w="772" w:type="dxa"/>
          </w:tcPr>
          <w:p w14:paraId="7C87A2C5"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0.456</w:t>
            </w:r>
          </w:p>
        </w:tc>
        <w:tc>
          <w:tcPr>
            <w:tcW w:w="851" w:type="dxa"/>
          </w:tcPr>
          <w:p w14:paraId="3AC0D580" w14:textId="7FD524C9"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0.58</w:t>
            </w:r>
          </w:p>
        </w:tc>
        <w:tc>
          <w:tcPr>
            <w:tcW w:w="851" w:type="dxa"/>
          </w:tcPr>
          <w:p w14:paraId="15FEB70B"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0.64</w:t>
            </w:r>
          </w:p>
        </w:tc>
        <w:tc>
          <w:tcPr>
            <w:tcW w:w="851" w:type="dxa"/>
          </w:tcPr>
          <w:p w14:paraId="1B69C77C"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0.66</w:t>
            </w:r>
          </w:p>
        </w:tc>
        <w:tc>
          <w:tcPr>
            <w:tcW w:w="851" w:type="dxa"/>
          </w:tcPr>
          <w:p w14:paraId="75383D4E"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0.65</w:t>
            </w:r>
          </w:p>
        </w:tc>
        <w:tc>
          <w:tcPr>
            <w:tcW w:w="851" w:type="dxa"/>
          </w:tcPr>
          <w:p w14:paraId="50B86173"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0.47</w:t>
            </w:r>
          </w:p>
        </w:tc>
        <w:tc>
          <w:tcPr>
            <w:tcW w:w="851" w:type="dxa"/>
          </w:tcPr>
          <w:p w14:paraId="7C439074"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0.45</w:t>
            </w:r>
          </w:p>
        </w:tc>
        <w:tc>
          <w:tcPr>
            <w:tcW w:w="851" w:type="dxa"/>
          </w:tcPr>
          <w:p w14:paraId="6A9685A4" w14:textId="7542D9AE" w:rsidR="65571580"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0.46</w:t>
            </w:r>
          </w:p>
        </w:tc>
      </w:tr>
      <w:tr w:rsidR="5B773035" w14:paraId="7FF78229" w14:textId="77777777" w:rsidTr="00886116">
        <w:tc>
          <w:tcPr>
            <w:cnfStyle w:val="001000000000" w:firstRow="0" w:lastRow="0" w:firstColumn="1" w:lastColumn="0" w:oddVBand="0" w:evenVBand="0" w:oddHBand="0" w:evenHBand="0" w:firstRowFirstColumn="0" w:firstRowLastColumn="0" w:lastRowFirstColumn="0" w:lastRowLastColumn="0"/>
            <w:tcW w:w="851" w:type="dxa"/>
          </w:tcPr>
          <w:p w14:paraId="6DAC5904" w14:textId="7FD524C9" w:rsidR="5B773035" w:rsidRPr="00886116" w:rsidRDefault="65571580">
            <w:pPr>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Linear</w:t>
            </w:r>
          </w:p>
        </w:tc>
        <w:tc>
          <w:tcPr>
            <w:tcW w:w="851" w:type="dxa"/>
          </w:tcPr>
          <w:p w14:paraId="32CABDC3"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10</w:t>
            </w:r>
          </w:p>
        </w:tc>
        <w:tc>
          <w:tcPr>
            <w:tcW w:w="930" w:type="dxa"/>
          </w:tcPr>
          <w:p w14:paraId="47341F98"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Precision</w:t>
            </w:r>
          </w:p>
        </w:tc>
        <w:tc>
          <w:tcPr>
            <w:tcW w:w="772" w:type="dxa"/>
          </w:tcPr>
          <w:p w14:paraId="3577F877" w14:textId="7FD524C9"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0.500</w:t>
            </w:r>
          </w:p>
        </w:tc>
        <w:tc>
          <w:tcPr>
            <w:tcW w:w="851" w:type="dxa"/>
          </w:tcPr>
          <w:p w14:paraId="39AF7FCF" w14:textId="7FD524C9"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0.56</w:t>
            </w:r>
          </w:p>
        </w:tc>
        <w:tc>
          <w:tcPr>
            <w:tcW w:w="851" w:type="dxa"/>
          </w:tcPr>
          <w:p w14:paraId="7B2C5760"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0.62</w:t>
            </w:r>
          </w:p>
        </w:tc>
        <w:tc>
          <w:tcPr>
            <w:tcW w:w="851" w:type="dxa"/>
          </w:tcPr>
          <w:p w14:paraId="08D927A8"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0.47</w:t>
            </w:r>
          </w:p>
        </w:tc>
        <w:tc>
          <w:tcPr>
            <w:tcW w:w="851" w:type="dxa"/>
          </w:tcPr>
          <w:p w14:paraId="5DA49F69" w14:textId="6978A608"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w:t>
            </w:r>
            <w:r w:rsidR="718FB3CB" w:rsidRPr="00886116">
              <w:rPr>
                <w:rFonts w:ascii="Times New Roman" w:eastAsia="Times New Roman" w:hAnsi="Times New Roman" w:cs="Times New Roman"/>
                <w:sz w:val="16"/>
                <w:szCs w:val="16"/>
              </w:rPr>
              <w:t>.65</w:t>
            </w:r>
          </w:p>
        </w:tc>
        <w:tc>
          <w:tcPr>
            <w:tcW w:w="851" w:type="dxa"/>
          </w:tcPr>
          <w:p w14:paraId="38065617"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0.45</w:t>
            </w:r>
          </w:p>
        </w:tc>
        <w:tc>
          <w:tcPr>
            <w:tcW w:w="851" w:type="dxa"/>
          </w:tcPr>
          <w:p w14:paraId="6FE9BD89"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0.40</w:t>
            </w:r>
          </w:p>
        </w:tc>
        <w:tc>
          <w:tcPr>
            <w:tcW w:w="851" w:type="dxa"/>
          </w:tcPr>
          <w:p w14:paraId="445E5717" w14:textId="7D981B85" w:rsidR="65571580" w:rsidRPr="00886116" w:rsidRDefault="1C26C1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w:t>
            </w:r>
            <w:r w:rsidR="0436EB3D" w:rsidRPr="00886116">
              <w:rPr>
                <w:rFonts w:ascii="Times New Roman" w:eastAsia="Times New Roman" w:hAnsi="Times New Roman" w:cs="Times New Roman"/>
                <w:sz w:val="16"/>
                <w:szCs w:val="16"/>
              </w:rPr>
              <w:t>42</w:t>
            </w:r>
          </w:p>
        </w:tc>
      </w:tr>
      <w:tr w:rsidR="5B773035" w14:paraId="4D43D7FC" w14:textId="77777777" w:rsidTr="00886116">
        <w:tc>
          <w:tcPr>
            <w:cnfStyle w:val="001000000000" w:firstRow="0" w:lastRow="0" w:firstColumn="1" w:lastColumn="0" w:oddVBand="0" w:evenVBand="0" w:oddHBand="0" w:evenHBand="0" w:firstRowFirstColumn="0" w:firstRowLastColumn="0" w:lastRowFirstColumn="0" w:lastRowLastColumn="0"/>
            <w:tcW w:w="851" w:type="dxa"/>
          </w:tcPr>
          <w:p w14:paraId="076B504B" w14:textId="7FD524C9" w:rsidR="5B773035" w:rsidRPr="00886116" w:rsidRDefault="65571580">
            <w:pPr>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Linear</w:t>
            </w:r>
          </w:p>
        </w:tc>
        <w:tc>
          <w:tcPr>
            <w:tcW w:w="851" w:type="dxa"/>
          </w:tcPr>
          <w:p w14:paraId="536D3764"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50</w:t>
            </w:r>
          </w:p>
        </w:tc>
        <w:tc>
          <w:tcPr>
            <w:tcW w:w="930" w:type="dxa"/>
          </w:tcPr>
          <w:p w14:paraId="71B00940" w14:textId="7FD524C9" w:rsidR="5B773035" w:rsidRPr="00886116" w:rsidRDefault="5D77C7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Recall</w:t>
            </w:r>
          </w:p>
        </w:tc>
        <w:tc>
          <w:tcPr>
            <w:tcW w:w="772" w:type="dxa"/>
          </w:tcPr>
          <w:p w14:paraId="4CCCFA2C" w14:textId="7FD524C9"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0.428</w:t>
            </w:r>
          </w:p>
        </w:tc>
        <w:tc>
          <w:tcPr>
            <w:tcW w:w="851" w:type="dxa"/>
          </w:tcPr>
          <w:p w14:paraId="5E7DECFF" w14:textId="17ECBE76" w:rsidR="5B773035" w:rsidRPr="00886116" w:rsidRDefault="27EAAA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w:t>
            </w:r>
            <w:r w:rsidR="1C26C130" w:rsidRPr="00886116">
              <w:rPr>
                <w:rFonts w:ascii="Times New Roman" w:eastAsia="Times New Roman" w:hAnsi="Times New Roman" w:cs="Times New Roman"/>
                <w:sz w:val="16"/>
                <w:szCs w:val="16"/>
              </w:rPr>
              <w:t>55</w:t>
            </w:r>
          </w:p>
        </w:tc>
        <w:tc>
          <w:tcPr>
            <w:tcW w:w="851" w:type="dxa"/>
          </w:tcPr>
          <w:p w14:paraId="778A0E68"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0.62</w:t>
            </w:r>
          </w:p>
        </w:tc>
        <w:tc>
          <w:tcPr>
            <w:tcW w:w="851" w:type="dxa"/>
          </w:tcPr>
          <w:p w14:paraId="32BEE97F" w14:textId="7FD524C9" w:rsidR="5B773035" w:rsidRPr="00886116" w:rsidRDefault="442122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0.63</w:t>
            </w:r>
          </w:p>
        </w:tc>
        <w:tc>
          <w:tcPr>
            <w:tcW w:w="851" w:type="dxa"/>
          </w:tcPr>
          <w:p w14:paraId="08CC2E40"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0.62</w:t>
            </w:r>
          </w:p>
        </w:tc>
        <w:tc>
          <w:tcPr>
            <w:tcW w:w="851" w:type="dxa"/>
          </w:tcPr>
          <w:p w14:paraId="61496CC4"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0.44</w:t>
            </w:r>
          </w:p>
        </w:tc>
        <w:tc>
          <w:tcPr>
            <w:tcW w:w="851" w:type="dxa"/>
          </w:tcPr>
          <w:p w14:paraId="78642ED5" w14:textId="7FD524C9" w:rsidR="5B773035" w:rsidRPr="00886116" w:rsidRDefault="718FB3C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0.43</w:t>
            </w:r>
          </w:p>
        </w:tc>
        <w:tc>
          <w:tcPr>
            <w:tcW w:w="851" w:type="dxa"/>
          </w:tcPr>
          <w:p w14:paraId="02A94BB4" w14:textId="6A601583" w:rsidR="65571580" w:rsidRPr="00886116" w:rsidRDefault="0436EB3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886116">
              <w:rPr>
                <w:rFonts w:ascii="Times New Roman" w:eastAsia="Times New Roman" w:hAnsi="Times New Roman" w:cs="Times New Roman"/>
                <w:sz w:val="16"/>
                <w:szCs w:val="16"/>
              </w:rPr>
              <w:t>0.44</w:t>
            </w:r>
          </w:p>
        </w:tc>
      </w:tr>
    </w:tbl>
    <w:p w14:paraId="13CE2F06" w14:textId="67000915" w:rsidR="47EB9580" w:rsidRPr="00886116" w:rsidRDefault="47EB9580">
      <w:pPr>
        <w:rPr>
          <w:sz w:val="16"/>
          <w:szCs w:val="16"/>
        </w:rPr>
      </w:pPr>
    </w:p>
    <w:p w14:paraId="7986AE0B" w14:textId="026C0158" w:rsidR="5FCA8DEE" w:rsidRPr="00886116" w:rsidRDefault="5FCA8DEE">
      <w:pPr>
        <w:rPr>
          <w:sz w:val="16"/>
          <w:szCs w:val="16"/>
        </w:rPr>
      </w:pPr>
    </w:p>
    <w:p w14:paraId="6C2E59C1" w14:textId="19816B9A" w:rsidR="5FCA8DEE" w:rsidRPr="00886116" w:rsidRDefault="5FCA8DEE">
      <w:pPr>
        <w:rPr>
          <w:szCs w:val="24"/>
        </w:rPr>
      </w:pPr>
      <w:r w:rsidRPr="00886116">
        <w:rPr>
          <w:szCs w:val="24"/>
        </w:rPr>
        <w:t>Overall, the linear kernel with a pen</w:t>
      </w:r>
      <w:r w:rsidR="0F9B350C" w:rsidRPr="00886116">
        <w:rPr>
          <w:szCs w:val="24"/>
        </w:rPr>
        <w:t xml:space="preserve">alty of 5 and optimized for precision performed the best.  This one performed the best in most of the </w:t>
      </w:r>
      <w:r w:rsidR="239CDED0" w:rsidRPr="00886116">
        <w:rPr>
          <w:szCs w:val="24"/>
        </w:rPr>
        <w:t>runs.  While some others are close, they do not justify the higher penalty, as this could contribute to overfitting.  A</w:t>
      </w:r>
      <w:r w:rsidR="71E25DD9" w:rsidRPr="00886116">
        <w:rPr>
          <w:szCs w:val="24"/>
        </w:rPr>
        <w:t xml:space="preserve">s expected, the linear kernel was the best of all the runs.  However, the accuracy was not very high. </w:t>
      </w:r>
      <w:r w:rsidR="166E2728" w:rsidRPr="00886116">
        <w:rPr>
          <w:szCs w:val="24"/>
        </w:rPr>
        <w:t xml:space="preserve"> The best performing model had an accuracy of 52.1%, which is basically a 50/50 guess. </w:t>
      </w:r>
      <w:r w:rsidR="322A84F1" w:rsidRPr="00886116">
        <w:rPr>
          <w:szCs w:val="24"/>
        </w:rPr>
        <w:t xml:space="preserve"> </w:t>
      </w:r>
    </w:p>
    <w:p w14:paraId="211EF2A4" w14:textId="1DDC75A5" w:rsidR="322A84F1" w:rsidRPr="00886116" w:rsidRDefault="322A84F1">
      <w:pPr>
        <w:rPr>
          <w:szCs w:val="24"/>
        </w:rPr>
      </w:pPr>
    </w:p>
    <w:p w14:paraId="182F7A6B" w14:textId="211F3881" w:rsidR="322A84F1" w:rsidRPr="00886116" w:rsidRDefault="322A84F1" w:rsidP="5FCC4128">
      <w:pPr>
        <w:rPr>
          <w:szCs w:val="24"/>
        </w:rPr>
      </w:pPr>
      <w:r w:rsidRPr="00DD481A">
        <w:t>Overall, the SVM did not provide the best results.  One modi</w:t>
      </w:r>
      <w:r w:rsidR="7B1F246C" w:rsidRPr="001F663D">
        <w:t xml:space="preserve">fication would be to include additional videos.   </w:t>
      </w:r>
      <w:r w:rsidR="15192531" w:rsidRPr="001F663D">
        <w:t>While there were 12,113 comments overall, that was from 10 videos</w:t>
      </w:r>
      <w:r w:rsidR="6451A877" w:rsidRPr="001F663D">
        <w:t>.  A larger sample of videos may provide better results.  A</w:t>
      </w:r>
      <w:r w:rsidR="0D2E506F" w:rsidRPr="001F663D">
        <w:t>lso, including the non-verbal tokens may be beneficial.  Perhaps</w:t>
      </w:r>
      <w:r w:rsidR="3CEC9A21" w:rsidRPr="001F663D">
        <w:t xml:space="preserve"> certain audio cues are prese</w:t>
      </w:r>
      <w:r w:rsidR="33E8867D" w:rsidRPr="001F663D">
        <w:t xml:space="preserve">nt during potential rewind moments.  </w:t>
      </w:r>
    </w:p>
    <w:p w14:paraId="355C74F0" w14:textId="77777777" w:rsidR="00B00C9C" w:rsidRDefault="00B00C9C"/>
    <w:p w14:paraId="242C1A24" w14:textId="2B34CB85" w:rsidR="5FCC4128" w:rsidRDefault="5FCC4128" w:rsidP="00C22E11">
      <w:pPr>
        <w:pStyle w:val="Heading2"/>
      </w:pPr>
      <w:bookmarkStart w:id="49" w:name="_Toc19112430"/>
      <w:r w:rsidRPr="001F663D">
        <w:rPr>
          <w:sz w:val="28"/>
          <w:szCs w:val="28"/>
        </w:rPr>
        <w:t>Multinomial Naïve Bayes</w:t>
      </w:r>
      <w:r w:rsidR="218F9513" w:rsidRPr="001F663D">
        <w:rPr>
          <w:sz w:val="28"/>
          <w:szCs w:val="28"/>
        </w:rPr>
        <w:t xml:space="preserve"> Results</w:t>
      </w:r>
      <w:bookmarkEnd w:id="49"/>
    </w:p>
    <w:p w14:paraId="7D3A681D" w14:textId="07CC0284" w:rsidR="5FCC4128" w:rsidRPr="001F663D" w:rsidRDefault="77E36DF2">
      <w:pPr>
        <w:rPr>
          <w:rFonts w:eastAsiaTheme="minorEastAsia"/>
          <w:szCs w:val="24"/>
        </w:rPr>
      </w:pPr>
      <w:r w:rsidRPr="001F663D">
        <w:rPr>
          <w:rFonts w:eastAsiaTheme="minorEastAsia"/>
          <w:szCs w:val="24"/>
        </w:rPr>
        <w:t>A confusion matrix was generated on the results to see how the model performed.</w:t>
      </w:r>
    </w:p>
    <w:p w14:paraId="4A1FF662" w14:textId="6CF8A7E6" w:rsidR="5FCC4128" w:rsidRPr="001F663D" w:rsidRDefault="5FCC4128">
      <w:pPr>
        <w:rPr>
          <w:rFonts w:eastAsiaTheme="minorEastAsia"/>
          <w:szCs w:val="24"/>
        </w:rPr>
      </w:pPr>
    </w:p>
    <w:p w14:paraId="4741058F" w14:textId="6CF8A7E6" w:rsidR="5FCC4128" w:rsidRPr="001F663D" w:rsidRDefault="77E36DF2">
      <w:pPr>
        <w:rPr>
          <w:rFonts w:eastAsiaTheme="minorEastAsia"/>
          <w:sz w:val="21"/>
          <w:szCs w:val="21"/>
        </w:rPr>
      </w:pPr>
      <w:r w:rsidRPr="001F663D">
        <w:rPr>
          <w:rFonts w:eastAsiaTheme="minorEastAsia"/>
          <w:szCs w:val="24"/>
        </w:rPr>
        <w:t>The confusion matrix is:</w:t>
      </w:r>
    </w:p>
    <w:p w14:paraId="2B66C7CA" w14:textId="6CF8A7E6" w:rsidR="5FCC4128" w:rsidRPr="001F663D" w:rsidRDefault="77E36DF2">
      <w:pPr>
        <w:rPr>
          <w:rFonts w:eastAsiaTheme="minorEastAsia"/>
          <w:sz w:val="21"/>
          <w:szCs w:val="21"/>
        </w:rPr>
      </w:pPr>
      <w:r w:rsidRPr="001F663D">
        <w:rPr>
          <w:rFonts w:eastAsiaTheme="minorEastAsia"/>
          <w:szCs w:val="24"/>
        </w:rPr>
        <w:t xml:space="preserve">[[100 152] </w:t>
      </w:r>
    </w:p>
    <w:p w14:paraId="34BB96FA" w14:textId="6CF8A7E6" w:rsidR="5FCC4128" w:rsidRPr="001F663D" w:rsidRDefault="77E36DF2">
      <w:pPr>
        <w:rPr>
          <w:rFonts w:eastAsiaTheme="minorEastAsia"/>
          <w:sz w:val="21"/>
          <w:szCs w:val="21"/>
        </w:rPr>
      </w:pPr>
      <w:r w:rsidRPr="001F663D">
        <w:rPr>
          <w:rFonts w:eastAsiaTheme="minorEastAsia"/>
          <w:szCs w:val="24"/>
        </w:rPr>
        <w:t>[ 78 278]]</w:t>
      </w:r>
    </w:p>
    <w:p w14:paraId="36EABAA4" w14:textId="6CF8A7E6" w:rsidR="5FCC4128" w:rsidRDefault="5FCC4128"/>
    <w:p w14:paraId="2DD26CD1" w14:textId="6CF8A7E6" w:rsidR="5FCC4128" w:rsidRDefault="5FCC4128">
      <w:r>
        <w:rPr>
          <w:noProof/>
        </w:rPr>
        <w:drawing>
          <wp:inline distT="0" distB="0" distL="0" distR="0" wp14:anchorId="64CB05F3" wp14:editId="6F549616">
            <wp:extent cx="4572000" cy="3609975"/>
            <wp:effectExtent l="0" t="0" r="0" b="0"/>
            <wp:docPr id="526083268" name="Picture 52608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1CA8ACB5" w14:textId="6CF8A7E6" w:rsidR="5FCC4128" w:rsidRDefault="77E36DF2">
      <w:r w:rsidRPr="001F663D">
        <w:rPr>
          <w:rFonts w:ascii="Calibri" w:eastAsia="Calibri" w:hAnsi="Calibri" w:cs="Calibri"/>
          <w:i/>
          <w:iCs/>
          <w:color w:val="445369"/>
          <w:sz w:val="18"/>
          <w:szCs w:val="18"/>
        </w:rPr>
        <w:t>Figure 5.4 Confusion Matrix</w:t>
      </w:r>
    </w:p>
    <w:p w14:paraId="49AADA5F" w14:textId="6CF8A7E6" w:rsidR="5FCC4128" w:rsidRDefault="5FCC4128"/>
    <w:p w14:paraId="6059F055" w14:textId="6CF8A7E6" w:rsidR="5FCC4128" w:rsidRPr="001F663D" w:rsidRDefault="77E36DF2" w:rsidP="001F663D">
      <w:pPr>
        <w:spacing w:line="257" w:lineRule="auto"/>
        <w:jc w:val="both"/>
        <w:rPr>
          <w:rFonts w:eastAsiaTheme="minorEastAsia"/>
          <w:szCs w:val="24"/>
        </w:rPr>
      </w:pPr>
      <w:r w:rsidRPr="001F663D">
        <w:rPr>
          <w:rFonts w:eastAsiaTheme="minorEastAsia"/>
          <w:szCs w:val="24"/>
        </w:rPr>
        <w:t>Fig 5.4 shows the number of records that the model correctly and incorrectly classified as a higher or lower retention rate.  The model was able to predict the records with lower retention rate with a high accuracy, but it was unable to predict the records with higher retention rate with low accuracy.</w:t>
      </w:r>
    </w:p>
    <w:p w14:paraId="0A752657" w14:textId="28BEAFF6" w:rsidR="5FCC4128" w:rsidRPr="001F663D" w:rsidRDefault="5FCC4128">
      <w:pPr>
        <w:rPr>
          <w:rFonts w:eastAsiaTheme="minorEastAsia"/>
        </w:rPr>
      </w:pPr>
    </w:p>
    <w:p w14:paraId="549A3428" w14:textId="727C8F8A" w:rsidR="5FCC4128" w:rsidRPr="001F663D" w:rsidRDefault="229E62FF" w:rsidP="001F663D">
      <w:pPr>
        <w:spacing w:line="257" w:lineRule="auto"/>
        <w:jc w:val="both"/>
        <w:rPr>
          <w:rFonts w:eastAsiaTheme="minorEastAsia"/>
          <w:szCs w:val="24"/>
        </w:rPr>
      </w:pPr>
      <w:r w:rsidRPr="001F663D">
        <w:rPr>
          <w:rFonts w:eastAsiaTheme="minorEastAsia"/>
          <w:szCs w:val="24"/>
        </w:rPr>
        <w:t xml:space="preserve">The accuracy score of the NB model on </w:t>
      </w:r>
      <w:r w:rsidR="36E00ED5" w:rsidRPr="001F663D">
        <w:rPr>
          <w:rFonts w:eastAsiaTheme="minorEastAsia"/>
          <w:szCs w:val="24"/>
        </w:rPr>
        <w:t xml:space="preserve">predicting the </w:t>
      </w:r>
      <w:r w:rsidR="777DB5AF" w:rsidRPr="001F663D">
        <w:rPr>
          <w:rFonts w:eastAsiaTheme="minorEastAsia"/>
          <w:szCs w:val="24"/>
        </w:rPr>
        <w:t>re</w:t>
      </w:r>
      <w:r w:rsidR="36E00ED5" w:rsidRPr="001F663D">
        <w:rPr>
          <w:rFonts w:eastAsiaTheme="minorEastAsia"/>
          <w:szCs w:val="24"/>
        </w:rPr>
        <w:t xml:space="preserve">tention </w:t>
      </w:r>
      <w:r w:rsidRPr="001F663D">
        <w:rPr>
          <w:rFonts w:eastAsiaTheme="minorEastAsia"/>
          <w:szCs w:val="24"/>
        </w:rPr>
        <w:t xml:space="preserve">label </w:t>
      </w:r>
      <w:r w:rsidR="32BBD4D8" w:rsidRPr="001F663D">
        <w:rPr>
          <w:rFonts w:eastAsiaTheme="minorEastAsia"/>
          <w:szCs w:val="24"/>
        </w:rPr>
        <w:t xml:space="preserve">that can detect the higher and lower retention rate words </w:t>
      </w:r>
      <w:r w:rsidRPr="001F663D">
        <w:rPr>
          <w:rFonts w:eastAsiaTheme="minorEastAsia"/>
          <w:szCs w:val="24"/>
        </w:rPr>
        <w:t xml:space="preserve">was </w:t>
      </w:r>
      <w:r w:rsidR="32BBD4D8" w:rsidRPr="001F663D">
        <w:rPr>
          <w:rFonts w:eastAsiaTheme="minorEastAsia"/>
          <w:szCs w:val="24"/>
        </w:rPr>
        <w:t xml:space="preserve">only </w:t>
      </w:r>
      <w:r w:rsidR="48CAAC52" w:rsidRPr="001F663D">
        <w:rPr>
          <w:rFonts w:eastAsiaTheme="minorEastAsia"/>
          <w:szCs w:val="24"/>
        </w:rPr>
        <w:t>6</w:t>
      </w:r>
      <w:r w:rsidRPr="001F663D">
        <w:rPr>
          <w:rFonts w:eastAsiaTheme="minorEastAsia"/>
          <w:szCs w:val="24"/>
        </w:rPr>
        <w:t>2</w:t>
      </w:r>
      <w:r w:rsidR="6C3F0175" w:rsidRPr="001F663D">
        <w:rPr>
          <w:rFonts w:eastAsiaTheme="minorEastAsia"/>
          <w:szCs w:val="24"/>
        </w:rPr>
        <w:t>%</w:t>
      </w:r>
      <w:r w:rsidR="32BBD4D8" w:rsidRPr="001F663D">
        <w:rPr>
          <w:rFonts w:eastAsiaTheme="minorEastAsia"/>
          <w:szCs w:val="24"/>
        </w:rPr>
        <w:t>.</w:t>
      </w:r>
      <w:r w:rsidR="5A9E59D3" w:rsidRPr="001F663D">
        <w:rPr>
          <w:rFonts w:eastAsiaTheme="minorEastAsia"/>
          <w:szCs w:val="24"/>
        </w:rPr>
        <w:t xml:space="preserve"> </w:t>
      </w:r>
      <w:r w:rsidRPr="001F663D">
        <w:rPr>
          <w:rFonts w:eastAsiaTheme="minorEastAsia"/>
          <w:szCs w:val="24"/>
        </w:rPr>
        <w:t>After applying cross validation methods on the dataset</w:t>
      </w:r>
      <w:r w:rsidR="5FFB2BF4" w:rsidRPr="001F663D">
        <w:rPr>
          <w:rFonts w:eastAsiaTheme="minorEastAsia"/>
          <w:szCs w:val="24"/>
        </w:rPr>
        <w:t xml:space="preserve"> with a 6</w:t>
      </w:r>
      <w:r w:rsidR="463DD250" w:rsidRPr="001F663D">
        <w:rPr>
          <w:rFonts w:eastAsiaTheme="minorEastAsia"/>
          <w:szCs w:val="24"/>
        </w:rPr>
        <w:t>-</w:t>
      </w:r>
      <w:r w:rsidR="5FFB2BF4" w:rsidRPr="001F663D">
        <w:rPr>
          <w:rFonts w:eastAsiaTheme="minorEastAsia"/>
          <w:szCs w:val="24"/>
        </w:rPr>
        <w:t>fold cross validation</w:t>
      </w:r>
      <w:r w:rsidRPr="001F663D">
        <w:rPr>
          <w:rFonts w:eastAsiaTheme="minorEastAsia"/>
          <w:szCs w:val="24"/>
        </w:rPr>
        <w:t xml:space="preserve">, the results </w:t>
      </w:r>
      <w:r w:rsidR="5FFB2BF4" w:rsidRPr="001F663D">
        <w:rPr>
          <w:rFonts w:eastAsiaTheme="minorEastAsia"/>
          <w:szCs w:val="24"/>
        </w:rPr>
        <w:t xml:space="preserve">did not change </w:t>
      </w:r>
      <w:r w:rsidR="463DD250" w:rsidRPr="001F663D">
        <w:rPr>
          <w:rFonts w:eastAsiaTheme="minorEastAsia"/>
          <w:szCs w:val="24"/>
        </w:rPr>
        <w:t xml:space="preserve">much. In fact, the accuracy score </w:t>
      </w:r>
      <w:r w:rsidR="463DD250" w:rsidRPr="001F663D">
        <w:rPr>
          <w:rFonts w:eastAsiaTheme="minorEastAsia"/>
          <w:szCs w:val="24"/>
        </w:rPr>
        <w:lastRenderedPageBreak/>
        <w:t>dropped to 56 from 62%</w:t>
      </w:r>
      <w:r w:rsidR="14146A2B" w:rsidRPr="001F663D">
        <w:rPr>
          <w:rFonts w:eastAsiaTheme="minorEastAsia"/>
          <w:szCs w:val="24"/>
        </w:rPr>
        <w:t xml:space="preserve"> which might be more accurate than the results obtained without cross-validation.</w:t>
      </w:r>
    </w:p>
    <w:p w14:paraId="77B6FBF6" w14:textId="3E0FDE0E" w:rsidR="77E36DF2" w:rsidRPr="001F663D" w:rsidRDefault="77E36DF2" w:rsidP="001F663D">
      <w:pPr>
        <w:spacing w:line="257" w:lineRule="auto"/>
        <w:jc w:val="both"/>
        <w:rPr>
          <w:rFonts w:eastAsiaTheme="minorEastAsia"/>
          <w:szCs w:val="24"/>
        </w:rPr>
      </w:pPr>
    </w:p>
    <w:p w14:paraId="1DE9B2E6" w14:textId="2353D946" w:rsidR="5FCC4128" w:rsidRDefault="229E62FF" w:rsidP="00455D92">
      <w:pPr>
        <w:spacing w:line="257" w:lineRule="auto"/>
        <w:jc w:val="both"/>
        <w:rPr>
          <w:ins w:id="50" w:author="Gayathri D Sanjeev" w:date="2019-09-11T18:13:00Z"/>
          <w:rFonts w:eastAsiaTheme="minorEastAsia"/>
          <w:szCs w:val="24"/>
        </w:rPr>
      </w:pPr>
      <w:r w:rsidRPr="001F663D">
        <w:rPr>
          <w:rFonts w:eastAsiaTheme="minorEastAsia"/>
          <w:szCs w:val="24"/>
        </w:rPr>
        <w:t>Better tuning of parameters and using cross-validation methods will improve the results of lie detection.</w:t>
      </w:r>
    </w:p>
    <w:p w14:paraId="62C31F01" w14:textId="72895BA0" w:rsidR="001E7C64" w:rsidRDefault="001E7C64" w:rsidP="00455D92">
      <w:pPr>
        <w:spacing w:line="257" w:lineRule="auto"/>
        <w:jc w:val="both"/>
        <w:rPr>
          <w:ins w:id="51" w:author="Gayathri D Sanjeev" w:date="2019-09-11T18:13:00Z"/>
          <w:rFonts w:eastAsiaTheme="minorEastAsia"/>
          <w:szCs w:val="24"/>
        </w:rPr>
      </w:pPr>
    </w:p>
    <w:p w14:paraId="2DC05A72" w14:textId="77777777" w:rsidR="001E7C64" w:rsidRPr="002C4F8C" w:rsidRDefault="001E7C64" w:rsidP="001E7C64">
      <w:pPr>
        <w:rPr>
          <w:ins w:id="52" w:author="Gayathri D Sanjeev" w:date="2019-09-11T18:13:00Z"/>
          <w:rFonts w:asciiTheme="majorHAnsi" w:eastAsiaTheme="majorEastAsia" w:hAnsiTheme="majorHAnsi" w:cstheme="majorBidi"/>
          <w:color w:val="2F5496" w:themeColor="accent1" w:themeShade="BF"/>
          <w:sz w:val="28"/>
          <w:szCs w:val="28"/>
        </w:rPr>
      </w:pPr>
      <w:ins w:id="53" w:author="Gayathri D Sanjeev" w:date="2019-09-11T18:13:00Z">
        <w:r w:rsidRPr="002C4F8C">
          <w:rPr>
            <w:rFonts w:asciiTheme="majorHAnsi" w:eastAsiaTheme="majorEastAsia" w:hAnsiTheme="majorHAnsi" w:cstheme="majorBidi"/>
            <w:color w:val="2F5496" w:themeColor="accent1" w:themeShade="BF"/>
            <w:sz w:val="28"/>
            <w:szCs w:val="28"/>
          </w:rPr>
          <w:t>Bernoulli Naïve Bayes Results</w:t>
        </w:r>
      </w:ins>
    </w:p>
    <w:p w14:paraId="475A8FA5" w14:textId="77777777" w:rsidR="001E7C64" w:rsidRDefault="001E7C64" w:rsidP="001E7C64">
      <w:pPr>
        <w:rPr>
          <w:ins w:id="54" w:author="Gayathri D Sanjeev" w:date="2019-09-11T18:13:00Z"/>
        </w:rPr>
      </w:pPr>
    </w:p>
    <w:p w14:paraId="78458AAC" w14:textId="6EBD1DFA" w:rsidR="001E7C64" w:rsidRDefault="001E7C64" w:rsidP="001E7C64">
      <w:pPr>
        <w:jc w:val="both"/>
        <w:rPr>
          <w:ins w:id="55" w:author="Gayathri D Sanjeev" w:date="2019-09-11T18:13:00Z"/>
          <w:rFonts w:ascii="Times New Roman" w:hAnsi="Times New Roman" w:cs="Times New Roman"/>
          <w:szCs w:val="24"/>
        </w:rPr>
      </w:pPr>
      <w:ins w:id="56" w:author="Gayathri D Sanjeev" w:date="2019-09-11T18:13:00Z">
        <w:r>
          <w:rPr>
            <w:rFonts w:ascii="Times New Roman" w:hAnsi="Times New Roman" w:cs="Times New Roman"/>
            <w:szCs w:val="24"/>
          </w:rPr>
          <w:t>For Bernoulli, t</w:t>
        </w:r>
        <w:r w:rsidRPr="00A72616">
          <w:rPr>
            <w:rFonts w:ascii="Times New Roman" w:hAnsi="Times New Roman" w:cs="Times New Roman"/>
            <w:szCs w:val="24"/>
          </w:rPr>
          <w:t xml:space="preserve">he accuracy </w:t>
        </w:r>
        <w:r>
          <w:rPr>
            <w:rFonts w:ascii="Times New Roman" w:hAnsi="Times New Roman" w:cs="Times New Roman"/>
            <w:szCs w:val="24"/>
          </w:rPr>
          <w:t xml:space="preserve">score of the model on the labelled dataset was </w:t>
        </w:r>
      </w:ins>
      <w:ins w:id="57" w:author="Gayathri D Sanjeev" w:date="2019-09-11T19:16:00Z">
        <w:r w:rsidR="007B3CA6">
          <w:rPr>
            <w:rFonts w:ascii="Times New Roman" w:hAnsi="Times New Roman" w:cs="Times New Roman"/>
            <w:szCs w:val="24"/>
          </w:rPr>
          <w:t>59</w:t>
        </w:r>
      </w:ins>
      <w:ins w:id="58" w:author="Gayathri D Sanjeev" w:date="2019-09-11T18:13:00Z">
        <w:r>
          <w:rPr>
            <w:rFonts w:ascii="Times New Roman" w:hAnsi="Times New Roman" w:cs="Times New Roman"/>
            <w:szCs w:val="24"/>
          </w:rPr>
          <w:t xml:space="preserve">% whereas the 10-fold cross validation score went </w:t>
        </w:r>
      </w:ins>
      <w:ins w:id="59" w:author="Gayathri D Sanjeev" w:date="2019-09-11T19:16:00Z">
        <w:r w:rsidR="007B3CA6">
          <w:rPr>
            <w:rFonts w:ascii="Times New Roman" w:hAnsi="Times New Roman" w:cs="Times New Roman"/>
            <w:szCs w:val="24"/>
          </w:rPr>
          <w:t>down</w:t>
        </w:r>
      </w:ins>
      <w:ins w:id="60" w:author="Gayathri D Sanjeev" w:date="2019-09-11T18:13:00Z">
        <w:r>
          <w:rPr>
            <w:rFonts w:ascii="Times New Roman" w:hAnsi="Times New Roman" w:cs="Times New Roman"/>
            <w:szCs w:val="24"/>
          </w:rPr>
          <w:t xml:space="preserve"> to </w:t>
        </w:r>
      </w:ins>
      <w:ins w:id="61" w:author="Gayathri D Sanjeev" w:date="2019-09-11T19:16:00Z">
        <w:r w:rsidR="007B3CA6">
          <w:rPr>
            <w:rFonts w:ascii="Times New Roman" w:hAnsi="Times New Roman" w:cs="Times New Roman"/>
            <w:szCs w:val="24"/>
          </w:rPr>
          <w:t>58</w:t>
        </w:r>
      </w:ins>
      <w:ins w:id="62" w:author="Gayathri D Sanjeev" w:date="2019-09-11T18:13:00Z">
        <w:r>
          <w:rPr>
            <w:rFonts w:ascii="Times New Roman" w:hAnsi="Times New Roman" w:cs="Times New Roman"/>
            <w:szCs w:val="24"/>
          </w:rPr>
          <w:t xml:space="preserve">%. Subsequent models 2 and 3 (with lemmatization and token pattern removal) yielded better results. The accuracy scores of </w:t>
        </w:r>
      </w:ins>
      <w:ins w:id="63" w:author="Gayathri D Sanjeev" w:date="2019-09-11T19:16:00Z">
        <w:r w:rsidR="007B3CA6">
          <w:rPr>
            <w:rFonts w:ascii="Times New Roman" w:hAnsi="Times New Roman" w:cs="Times New Roman"/>
            <w:szCs w:val="24"/>
          </w:rPr>
          <w:t>Model 2 and 3 were better with 61 % accurac</w:t>
        </w:r>
      </w:ins>
      <w:ins w:id="64" w:author="Gayathri D Sanjeev" w:date="2019-09-11T19:17:00Z">
        <w:r w:rsidR="007B3CA6">
          <w:rPr>
            <w:rFonts w:ascii="Times New Roman" w:hAnsi="Times New Roman" w:cs="Times New Roman"/>
            <w:szCs w:val="24"/>
          </w:rPr>
          <w:t>y using the 70-30 train test split and went down to 57% with a 10 fold cross validation.</w:t>
        </w:r>
      </w:ins>
    </w:p>
    <w:p w14:paraId="1EE5F19B" w14:textId="77777777" w:rsidR="001E7C64" w:rsidRDefault="001E7C64" w:rsidP="001E7C64">
      <w:pPr>
        <w:jc w:val="both"/>
        <w:rPr>
          <w:ins w:id="65" w:author="Gayathri D Sanjeev" w:date="2019-09-11T18:13:00Z"/>
          <w:rFonts w:ascii="Times New Roman" w:hAnsi="Times New Roman" w:cs="Times New Roman"/>
          <w:szCs w:val="24"/>
        </w:rPr>
      </w:pPr>
    </w:p>
    <w:tbl>
      <w:tblPr>
        <w:tblW w:w="9085" w:type="dxa"/>
        <w:tblLook w:val="04A0" w:firstRow="1" w:lastRow="0" w:firstColumn="1" w:lastColumn="0" w:noHBand="0" w:noVBand="1"/>
      </w:tblPr>
      <w:tblGrid>
        <w:gridCol w:w="3782"/>
        <w:gridCol w:w="1767"/>
        <w:gridCol w:w="1767"/>
        <w:gridCol w:w="1769"/>
      </w:tblGrid>
      <w:tr w:rsidR="001E7C64" w:rsidRPr="00FE3976" w14:paraId="233327CB" w14:textId="77777777" w:rsidTr="002C4F8C">
        <w:trPr>
          <w:trHeight w:val="450"/>
          <w:ins w:id="66" w:author="Gayathri D Sanjeev" w:date="2019-09-11T18:13:00Z"/>
        </w:trPr>
        <w:tc>
          <w:tcPr>
            <w:tcW w:w="9085"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6728A5E" w14:textId="77777777" w:rsidR="001E7C64" w:rsidRPr="00FE3976" w:rsidRDefault="001E7C64" w:rsidP="002C4F8C">
            <w:pPr>
              <w:jc w:val="both"/>
              <w:rPr>
                <w:ins w:id="67" w:author="Gayathri D Sanjeev" w:date="2019-09-11T18:13:00Z"/>
                <w:rFonts w:ascii="Calibri" w:eastAsia="Times New Roman" w:hAnsi="Calibri" w:cs="Calibri"/>
                <w:b/>
                <w:bCs/>
                <w:color w:val="000000"/>
                <w:lang w:eastAsia="en-CA"/>
              </w:rPr>
            </w:pPr>
            <w:ins w:id="68" w:author="Gayathri D Sanjeev" w:date="2019-09-11T18:13:00Z">
              <w:r w:rsidRPr="00FE3976">
                <w:rPr>
                  <w:rFonts w:ascii="Calibri" w:eastAsia="Times New Roman" w:hAnsi="Calibri" w:cs="Calibri"/>
                  <w:b/>
                  <w:bCs/>
                  <w:color w:val="000000"/>
                  <w:lang w:eastAsia="en-CA"/>
                </w:rPr>
                <w:t>Bernoulli</w:t>
              </w:r>
            </w:ins>
          </w:p>
        </w:tc>
      </w:tr>
      <w:tr w:rsidR="001E7C64" w:rsidRPr="00FE3976" w14:paraId="64089371" w14:textId="77777777" w:rsidTr="002C4F8C">
        <w:trPr>
          <w:trHeight w:val="450"/>
          <w:ins w:id="69" w:author="Gayathri D Sanjeev" w:date="2019-09-11T18:13:00Z"/>
        </w:trPr>
        <w:tc>
          <w:tcPr>
            <w:tcW w:w="9085" w:type="dxa"/>
            <w:gridSpan w:val="4"/>
            <w:vMerge/>
            <w:tcBorders>
              <w:top w:val="single" w:sz="4" w:space="0" w:color="auto"/>
              <w:left w:val="single" w:sz="4" w:space="0" w:color="auto"/>
              <w:bottom w:val="single" w:sz="4" w:space="0" w:color="000000"/>
              <w:right w:val="single" w:sz="4" w:space="0" w:color="000000"/>
            </w:tcBorders>
            <w:vAlign w:val="center"/>
            <w:hideMark/>
          </w:tcPr>
          <w:p w14:paraId="7C8A6318" w14:textId="77777777" w:rsidR="001E7C64" w:rsidRPr="00FE3976" w:rsidRDefault="001E7C64" w:rsidP="002C4F8C">
            <w:pPr>
              <w:jc w:val="both"/>
              <w:rPr>
                <w:ins w:id="70" w:author="Gayathri D Sanjeev" w:date="2019-09-11T18:13:00Z"/>
                <w:rFonts w:ascii="Calibri" w:eastAsia="Times New Roman" w:hAnsi="Calibri" w:cs="Calibri"/>
                <w:b/>
                <w:bCs/>
                <w:color w:val="000000"/>
                <w:lang w:eastAsia="en-CA"/>
              </w:rPr>
            </w:pPr>
          </w:p>
        </w:tc>
      </w:tr>
      <w:tr w:rsidR="001E7C64" w:rsidRPr="00FE3976" w14:paraId="596D59B3" w14:textId="77777777" w:rsidTr="002C4F8C">
        <w:trPr>
          <w:trHeight w:val="311"/>
          <w:ins w:id="71" w:author="Gayathri D Sanjeev" w:date="2019-09-11T18:13:00Z"/>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380D3C7B" w14:textId="77777777" w:rsidR="001E7C64" w:rsidRPr="00FE3976" w:rsidRDefault="001E7C64" w:rsidP="002C4F8C">
            <w:pPr>
              <w:jc w:val="both"/>
              <w:rPr>
                <w:ins w:id="72" w:author="Gayathri D Sanjeev" w:date="2019-09-11T18:13:00Z"/>
                <w:rFonts w:ascii="Calibri" w:eastAsia="Times New Roman" w:hAnsi="Calibri" w:cs="Calibri"/>
                <w:color w:val="000000"/>
                <w:lang w:eastAsia="en-CA"/>
              </w:rPr>
            </w:pPr>
            <w:ins w:id="73" w:author="Gayathri D Sanjeev" w:date="2019-09-11T18:13:00Z">
              <w:r w:rsidRPr="00FE3976">
                <w:rPr>
                  <w:rFonts w:ascii="Calibri" w:eastAsia="Times New Roman" w:hAnsi="Calibri" w:cs="Calibri"/>
                  <w:color w:val="000000"/>
                  <w:lang w:eastAsia="en-CA"/>
                </w:rPr>
                <w:t> </w:t>
              </w:r>
            </w:ins>
          </w:p>
        </w:tc>
        <w:tc>
          <w:tcPr>
            <w:tcW w:w="1767" w:type="dxa"/>
            <w:tcBorders>
              <w:top w:val="nil"/>
              <w:left w:val="nil"/>
              <w:bottom w:val="single" w:sz="4" w:space="0" w:color="auto"/>
              <w:right w:val="single" w:sz="4" w:space="0" w:color="auto"/>
            </w:tcBorders>
            <w:shd w:val="clear" w:color="auto" w:fill="auto"/>
            <w:vAlign w:val="center"/>
            <w:hideMark/>
          </w:tcPr>
          <w:p w14:paraId="6ED5F9C5" w14:textId="77777777" w:rsidR="001E7C64" w:rsidRPr="00FE3976" w:rsidRDefault="001E7C64" w:rsidP="002C4F8C">
            <w:pPr>
              <w:jc w:val="both"/>
              <w:rPr>
                <w:ins w:id="74" w:author="Gayathri D Sanjeev" w:date="2019-09-11T18:13:00Z"/>
                <w:rFonts w:ascii="Calibri" w:eastAsia="Times New Roman" w:hAnsi="Calibri" w:cs="Calibri"/>
                <w:color w:val="000000"/>
                <w:lang w:eastAsia="en-CA"/>
              </w:rPr>
            </w:pPr>
            <w:ins w:id="75" w:author="Gayathri D Sanjeev" w:date="2019-09-11T18:13:00Z">
              <w:r w:rsidRPr="00FE3976">
                <w:rPr>
                  <w:rFonts w:ascii="Calibri" w:eastAsia="Times New Roman" w:hAnsi="Calibri" w:cs="Calibri"/>
                  <w:color w:val="000000"/>
                  <w:lang w:eastAsia="en-CA"/>
                </w:rPr>
                <w:t xml:space="preserve">Model 1 </w:t>
              </w:r>
            </w:ins>
          </w:p>
        </w:tc>
        <w:tc>
          <w:tcPr>
            <w:tcW w:w="1767" w:type="dxa"/>
            <w:tcBorders>
              <w:top w:val="nil"/>
              <w:left w:val="nil"/>
              <w:bottom w:val="single" w:sz="4" w:space="0" w:color="auto"/>
              <w:right w:val="single" w:sz="4" w:space="0" w:color="auto"/>
            </w:tcBorders>
            <w:shd w:val="clear" w:color="auto" w:fill="auto"/>
            <w:vAlign w:val="center"/>
            <w:hideMark/>
          </w:tcPr>
          <w:p w14:paraId="21DBF886" w14:textId="77777777" w:rsidR="001E7C64" w:rsidRPr="00FE3976" w:rsidRDefault="001E7C64" w:rsidP="002C4F8C">
            <w:pPr>
              <w:jc w:val="both"/>
              <w:rPr>
                <w:ins w:id="76" w:author="Gayathri D Sanjeev" w:date="2019-09-11T18:13:00Z"/>
                <w:rFonts w:ascii="Calibri" w:eastAsia="Times New Roman" w:hAnsi="Calibri" w:cs="Calibri"/>
                <w:color w:val="000000"/>
                <w:lang w:eastAsia="en-CA"/>
              </w:rPr>
            </w:pPr>
            <w:ins w:id="77" w:author="Gayathri D Sanjeev" w:date="2019-09-11T18:13:00Z">
              <w:r w:rsidRPr="00FE3976">
                <w:rPr>
                  <w:rFonts w:ascii="Calibri" w:eastAsia="Times New Roman" w:hAnsi="Calibri" w:cs="Calibri"/>
                  <w:color w:val="000000"/>
                  <w:lang w:eastAsia="en-CA"/>
                </w:rPr>
                <w:t>Model 2</w:t>
              </w:r>
            </w:ins>
          </w:p>
        </w:tc>
        <w:tc>
          <w:tcPr>
            <w:tcW w:w="1769" w:type="dxa"/>
            <w:tcBorders>
              <w:top w:val="nil"/>
              <w:left w:val="nil"/>
              <w:bottom w:val="single" w:sz="4" w:space="0" w:color="auto"/>
              <w:right w:val="single" w:sz="4" w:space="0" w:color="auto"/>
            </w:tcBorders>
            <w:shd w:val="clear" w:color="auto" w:fill="auto"/>
            <w:vAlign w:val="center"/>
            <w:hideMark/>
          </w:tcPr>
          <w:p w14:paraId="0ED9ED32" w14:textId="77777777" w:rsidR="001E7C64" w:rsidRPr="00FE3976" w:rsidRDefault="001E7C64" w:rsidP="002C4F8C">
            <w:pPr>
              <w:jc w:val="both"/>
              <w:rPr>
                <w:ins w:id="78" w:author="Gayathri D Sanjeev" w:date="2019-09-11T18:13:00Z"/>
                <w:rFonts w:ascii="Calibri" w:eastAsia="Times New Roman" w:hAnsi="Calibri" w:cs="Calibri"/>
                <w:color w:val="000000"/>
                <w:lang w:eastAsia="en-CA"/>
              </w:rPr>
            </w:pPr>
            <w:ins w:id="79" w:author="Gayathri D Sanjeev" w:date="2019-09-11T18:13:00Z">
              <w:r w:rsidRPr="00FE3976">
                <w:rPr>
                  <w:rFonts w:ascii="Calibri" w:eastAsia="Times New Roman" w:hAnsi="Calibri" w:cs="Calibri"/>
                  <w:color w:val="000000"/>
                  <w:lang w:eastAsia="en-CA"/>
                </w:rPr>
                <w:t>Model 3</w:t>
              </w:r>
            </w:ins>
          </w:p>
        </w:tc>
      </w:tr>
      <w:tr w:rsidR="001E7C64" w:rsidRPr="00FE3976" w14:paraId="221D0708" w14:textId="77777777" w:rsidTr="002C4F8C">
        <w:trPr>
          <w:trHeight w:val="311"/>
          <w:ins w:id="80" w:author="Gayathri D Sanjeev" w:date="2019-09-11T18:13:00Z"/>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53170D41" w14:textId="77777777" w:rsidR="001E7C64" w:rsidRPr="00FE3976" w:rsidRDefault="001E7C64" w:rsidP="002C4F8C">
            <w:pPr>
              <w:jc w:val="both"/>
              <w:rPr>
                <w:ins w:id="81" w:author="Gayathri D Sanjeev" w:date="2019-09-11T18:13:00Z"/>
                <w:rFonts w:ascii="Calibri" w:eastAsia="Times New Roman" w:hAnsi="Calibri" w:cs="Calibri"/>
                <w:color w:val="000000"/>
                <w:lang w:eastAsia="en-CA"/>
              </w:rPr>
            </w:pPr>
            <w:ins w:id="82" w:author="Gayathri D Sanjeev" w:date="2019-09-11T18:13:00Z">
              <w:r w:rsidRPr="00FE3976">
                <w:rPr>
                  <w:rFonts w:ascii="Calibri" w:eastAsia="Times New Roman" w:hAnsi="Calibri" w:cs="Calibri"/>
                  <w:color w:val="000000"/>
                  <w:lang w:eastAsia="en-CA"/>
                </w:rPr>
                <w:t>Accuracy Score</w:t>
              </w:r>
            </w:ins>
          </w:p>
        </w:tc>
        <w:tc>
          <w:tcPr>
            <w:tcW w:w="1767" w:type="dxa"/>
            <w:tcBorders>
              <w:top w:val="nil"/>
              <w:left w:val="nil"/>
              <w:bottom w:val="single" w:sz="4" w:space="0" w:color="auto"/>
              <w:right w:val="single" w:sz="4" w:space="0" w:color="auto"/>
            </w:tcBorders>
            <w:shd w:val="clear" w:color="auto" w:fill="auto"/>
            <w:vAlign w:val="center"/>
            <w:hideMark/>
          </w:tcPr>
          <w:p w14:paraId="36645FAA" w14:textId="4317DE82" w:rsidR="001E7C64" w:rsidRPr="00FE3976" w:rsidRDefault="007B3CA6" w:rsidP="002C4F8C">
            <w:pPr>
              <w:jc w:val="both"/>
              <w:rPr>
                <w:ins w:id="83" w:author="Gayathri D Sanjeev" w:date="2019-09-11T18:13:00Z"/>
                <w:rFonts w:ascii="Calibri" w:eastAsia="Times New Roman" w:hAnsi="Calibri" w:cs="Calibri"/>
                <w:color w:val="000000"/>
                <w:lang w:eastAsia="en-CA"/>
              </w:rPr>
            </w:pPr>
            <w:ins w:id="84" w:author="Gayathri D Sanjeev" w:date="2019-09-11T19:15:00Z">
              <w:r>
                <w:rPr>
                  <w:rFonts w:ascii="Calibri" w:eastAsia="Times New Roman" w:hAnsi="Calibri" w:cs="Calibri"/>
                  <w:color w:val="000000"/>
                  <w:lang w:eastAsia="en-CA"/>
                </w:rPr>
                <w:t>59</w:t>
              </w:r>
            </w:ins>
            <w:ins w:id="85" w:author="Gayathri D Sanjeev" w:date="2019-09-11T18:13:00Z">
              <w:r w:rsidR="001E7C64" w:rsidRPr="00FE3976">
                <w:rPr>
                  <w:rFonts w:ascii="Calibri" w:eastAsia="Times New Roman" w:hAnsi="Calibri" w:cs="Calibri"/>
                  <w:color w:val="000000"/>
                  <w:lang w:eastAsia="en-CA"/>
                </w:rPr>
                <w:t>%</w:t>
              </w:r>
            </w:ins>
          </w:p>
        </w:tc>
        <w:tc>
          <w:tcPr>
            <w:tcW w:w="1767" w:type="dxa"/>
            <w:tcBorders>
              <w:top w:val="nil"/>
              <w:left w:val="nil"/>
              <w:bottom w:val="single" w:sz="4" w:space="0" w:color="auto"/>
              <w:right w:val="single" w:sz="4" w:space="0" w:color="auto"/>
            </w:tcBorders>
            <w:shd w:val="clear" w:color="auto" w:fill="auto"/>
            <w:vAlign w:val="center"/>
            <w:hideMark/>
          </w:tcPr>
          <w:p w14:paraId="43B6C98F" w14:textId="77F42238" w:rsidR="001E7C64" w:rsidRPr="00FE3976" w:rsidRDefault="007B3CA6" w:rsidP="002C4F8C">
            <w:pPr>
              <w:jc w:val="both"/>
              <w:rPr>
                <w:ins w:id="86" w:author="Gayathri D Sanjeev" w:date="2019-09-11T18:13:00Z"/>
                <w:rFonts w:ascii="Calibri" w:eastAsia="Times New Roman" w:hAnsi="Calibri" w:cs="Calibri"/>
                <w:color w:val="000000"/>
                <w:lang w:eastAsia="en-CA"/>
              </w:rPr>
            </w:pPr>
            <w:ins w:id="87" w:author="Gayathri D Sanjeev" w:date="2019-09-11T19:15:00Z">
              <w:r>
                <w:rPr>
                  <w:rFonts w:ascii="Calibri" w:eastAsia="Times New Roman" w:hAnsi="Calibri" w:cs="Calibri"/>
                  <w:color w:val="000000"/>
                  <w:lang w:eastAsia="en-CA"/>
                </w:rPr>
                <w:t>61</w:t>
              </w:r>
            </w:ins>
            <w:ins w:id="88" w:author="Gayathri D Sanjeev" w:date="2019-09-11T18:13:00Z">
              <w:r w:rsidR="001E7C64" w:rsidRPr="00FE3976">
                <w:rPr>
                  <w:rFonts w:ascii="Calibri" w:eastAsia="Times New Roman" w:hAnsi="Calibri" w:cs="Calibri"/>
                  <w:color w:val="000000"/>
                  <w:lang w:eastAsia="en-CA"/>
                </w:rPr>
                <w:t>%</w:t>
              </w:r>
            </w:ins>
          </w:p>
        </w:tc>
        <w:tc>
          <w:tcPr>
            <w:tcW w:w="1769" w:type="dxa"/>
            <w:tcBorders>
              <w:top w:val="nil"/>
              <w:left w:val="nil"/>
              <w:bottom w:val="single" w:sz="4" w:space="0" w:color="auto"/>
              <w:right w:val="single" w:sz="4" w:space="0" w:color="auto"/>
            </w:tcBorders>
            <w:shd w:val="clear" w:color="auto" w:fill="auto"/>
            <w:vAlign w:val="center"/>
            <w:hideMark/>
          </w:tcPr>
          <w:p w14:paraId="565F53C1" w14:textId="77777777" w:rsidR="001E7C64" w:rsidRPr="00FE3976" w:rsidRDefault="001E7C64" w:rsidP="002C4F8C">
            <w:pPr>
              <w:jc w:val="both"/>
              <w:rPr>
                <w:ins w:id="89" w:author="Gayathri D Sanjeev" w:date="2019-09-11T18:13:00Z"/>
                <w:rFonts w:ascii="Calibri" w:eastAsia="Times New Roman" w:hAnsi="Calibri" w:cs="Calibri"/>
                <w:color w:val="000000"/>
                <w:lang w:eastAsia="en-CA"/>
              </w:rPr>
            </w:pPr>
            <w:ins w:id="90" w:author="Gayathri D Sanjeev" w:date="2019-09-11T18:13:00Z">
              <w:r w:rsidRPr="00FE3976">
                <w:rPr>
                  <w:rFonts w:ascii="Calibri" w:eastAsia="Times New Roman" w:hAnsi="Calibri" w:cs="Calibri"/>
                  <w:color w:val="000000"/>
                  <w:lang w:eastAsia="en-CA"/>
                </w:rPr>
                <w:t>61%</w:t>
              </w:r>
            </w:ins>
          </w:p>
        </w:tc>
      </w:tr>
      <w:tr w:rsidR="001E7C64" w:rsidRPr="00FE3976" w14:paraId="1D017657" w14:textId="77777777" w:rsidTr="002C4F8C">
        <w:trPr>
          <w:trHeight w:val="311"/>
          <w:ins w:id="91" w:author="Gayathri D Sanjeev" w:date="2019-09-11T18:13:00Z"/>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4EA3714E" w14:textId="77777777" w:rsidR="001E7C64" w:rsidRPr="00FE3976" w:rsidRDefault="001E7C64" w:rsidP="002C4F8C">
            <w:pPr>
              <w:jc w:val="both"/>
              <w:rPr>
                <w:ins w:id="92" w:author="Gayathri D Sanjeev" w:date="2019-09-11T18:13:00Z"/>
                <w:rFonts w:ascii="Calibri" w:eastAsia="Times New Roman" w:hAnsi="Calibri" w:cs="Calibri"/>
                <w:color w:val="000000"/>
                <w:lang w:eastAsia="en-CA"/>
              </w:rPr>
            </w:pPr>
            <w:ins w:id="93" w:author="Gayathri D Sanjeev" w:date="2019-09-11T18:13:00Z">
              <w:r w:rsidRPr="00FE3976">
                <w:rPr>
                  <w:rFonts w:ascii="Calibri" w:eastAsia="Times New Roman" w:hAnsi="Calibri" w:cs="Calibri"/>
                  <w:color w:val="000000"/>
                  <w:lang w:eastAsia="en-CA"/>
                </w:rPr>
                <w:t>CV Score - 10 fold</w:t>
              </w:r>
            </w:ins>
          </w:p>
        </w:tc>
        <w:tc>
          <w:tcPr>
            <w:tcW w:w="1767" w:type="dxa"/>
            <w:tcBorders>
              <w:top w:val="nil"/>
              <w:left w:val="nil"/>
              <w:bottom w:val="single" w:sz="4" w:space="0" w:color="auto"/>
              <w:right w:val="single" w:sz="4" w:space="0" w:color="auto"/>
            </w:tcBorders>
            <w:shd w:val="clear" w:color="000000" w:fill="F8CBAD"/>
            <w:vAlign w:val="center"/>
            <w:hideMark/>
          </w:tcPr>
          <w:p w14:paraId="6F3EAE66" w14:textId="111E91CB" w:rsidR="001E7C64" w:rsidRPr="00FE3976" w:rsidRDefault="007B3CA6" w:rsidP="002C4F8C">
            <w:pPr>
              <w:jc w:val="both"/>
              <w:rPr>
                <w:ins w:id="94" w:author="Gayathri D Sanjeev" w:date="2019-09-11T18:13:00Z"/>
                <w:rFonts w:ascii="Calibri" w:eastAsia="Times New Roman" w:hAnsi="Calibri" w:cs="Calibri"/>
                <w:color w:val="000000"/>
                <w:lang w:eastAsia="en-CA"/>
              </w:rPr>
            </w:pPr>
            <w:ins w:id="95" w:author="Gayathri D Sanjeev" w:date="2019-09-11T19:15:00Z">
              <w:r>
                <w:rPr>
                  <w:rFonts w:ascii="Calibri" w:eastAsia="Times New Roman" w:hAnsi="Calibri" w:cs="Calibri"/>
                  <w:color w:val="000000"/>
                  <w:lang w:eastAsia="en-CA"/>
                </w:rPr>
                <w:t>58</w:t>
              </w:r>
            </w:ins>
            <w:ins w:id="96" w:author="Gayathri D Sanjeev" w:date="2019-09-11T18:13:00Z">
              <w:r w:rsidR="001E7C64" w:rsidRPr="00FE3976">
                <w:rPr>
                  <w:rFonts w:ascii="Calibri" w:eastAsia="Times New Roman" w:hAnsi="Calibri" w:cs="Calibri"/>
                  <w:color w:val="000000"/>
                  <w:lang w:eastAsia="en-CA"/>
                </w:rPr>
                <w:t>%</w:t>
              </w:r>
            </w:ins>
          </w:p>
        </w:tc>
        <w:tc>
          <w:tcPr>
            <w:tcW w:w="1767" w:type="dxa"/>
            <w:tcBorders>
              <w:top w:val="nil"/>
              <w:left w:val="nil"/>
              <w:bottom w:val="single" w:sz="4" w:space="0" w:color="auto"/>
              <w:right w:val="single" w:sz="4" w:space="0" w:color="auto"/>
            </w:tcBorders>
            <w:shd w:val="clear" w:color="000000" w:fill="F8CBAD"/>
            <w:vAlign w:val="center"/>
            <w:hideMark/>
          </w:tcPr>
          <w:p w14:paraId="52B582ED" w14:textId="239FF260" w:rsidR="001E7C64" w:rsidRPr="00FE3976" w:rsidRDefault="007B3CA6" w:rsidP="002C4F8C">
            <w:pPr>
              <w:jc w:val="both"/>
              <w:rPr>
                <w:ins w:id="97" w:author="Gayathri D Sanjeev" w:date="2019-09-11T18:13:00Z"/>
                <w:rFonts w:ascii="Calibri" w:eastAsia="Times New Roman" w:hAnsi="Calibri" w:cs="Calibri"/>
                <w:color w:val="000000"/>
                <w:lang w:eastAsia="en-CA"/>
              </w:rPr>
            </w:pPr>
            <w:ins w:id="98" w:author="Gayathri D Sanjeev" w:date="2019-09-11T19:15:00Z">
              <w:r>
                <w:rPr>
                  <w:rFonts w:ascii="Calibri" w:eastAsia="Times New Roman" w:hAnsi="Calibri" w:cs="Calibri"/>
                  <w:color w:val="000000"/>
                  <w:lang w:eastAsia="en-CA"/>
                </w:rPr>
                <w:t>57</w:t>
              </w:r>
            </w:ins>
            <w:ins w:id="99" w:author="Gayathri D Sanjeev" w:date="2019-09-11T18:13:00Z">
              <w:r w:rsidR="001E7C64" w:rsidRPr="00FE3976">
                <w:rPr>
                  <w:rFonts w:ascii="Calibri" w:eastAsia="Times New Roman" w:hAnsi="Calibri" w:cs="Calibri"/>
                  <w:color w:val="000000"/>
                  <w:lang w:eastAsia="en-CA"/>
                </w:rPr>
                <w:t>%</w:t>
              </w:r>
            </w:ins>
          </w:p>
        </w:tc>
        <w:tc>
          <w:tcPr>
            <w:tcW w:w="1769" w:type="dxa"/>
            <w:tcBorders>
              <w:top w:val="nil"/>
              <w:left w:val="nil"/>
              <w:bottom w:val="single" w:sz="4" w:space="0" w:color="auto"/>
              <w:right w:val="single" w:sz="4" w:space="0" w:color="auto"/>
            </w:tcBorders>
            <w:shd w:val="clear" w:color="000000" w:fill="F8CBAD"/>
            <w:vAlign w:val="center"/>
            <w:hideMark/>
          </w:tcPr>
          <w:p w14:paraId="186CB250" w14:textId="23273B58" w:rsidR="001E7C64" w:rsidRPr="00FE3976" w:rsidRDefault="007B3CA6" w:rsidP="002C4F8C">
            <w:pPr>
              <w:jc w:val="both"/>
              <w:rPr>
                <w:ins w:id="100" w:author="Gayathri D Sanjeev" w:date="2019-09-11T18:13:00Z"/>
                <w:rFonts w:ascii="Calibri" w:eastAsia="Times New Roman" w:hAnsi="Calibri" w:cs="Calibri"/>
                <w:color w:val="000000"/>
                <w:lang w:eastAsia="en-CA"/>
              </w:rPr>
            </w:pPr>
            <w:ins w:id="101" w:author="Gayathri D Sanjeev" w:date="2019-09-11T19:15:00Z">
              <w:r>
                <w:rPr>
                  <w:rFonts w:ascii="Calibri" w:eastAsia="Times New Roman" w:hAnsi="Calibri" w:cs="Calibri"/>
                  <w:color w:val="000000"/>
                  <w:lang w:eastAsia="en-CA"/>
                </w:rPr>
                <w:t>56</w:t>
              </w:r>
            </w:ins>
            <w:ins w:id="102" w:author="Gayathri D Sanjeev" w:date="2019-09-11T18:13:00Z">
              <w:r w:rsidR="001E7C64" w:rsidRPr="00FE3976">
                <w:rPr>
                  <w:rFonts w:ascii="Calibri" w:eastAsia="Times New Roman" w:hAnsi="Calibri" w:cs="Calibri"/>
                  <w:color w:val="000000"/>
                  <w:lang w:eastAsia="en-CA"/>
                </w:rPr>
                <w:t>%</w:t>
              </w:r>
            </w:ins>
          </w:p>
        </w:tc>
      </w:tr>
    </w:tbl>
    <w:p w14:paraId="5C25A1D3" w14:textId="77777777" w:rsidR="001E7C64" w:rsidRDefault="001E7C64" w:rsidP="001E7C64">
      <w:pPr>
        <w:pStyle w:val="Caption"/>
        <w:jc w:val="both"/>
        <w:rPr>
          <w:ins w:id="103" w:author="Gayathri D Sanjeev" w:date="2019-09-11T18:13:00Z"/>
          <w:rFonts w:ascii="Times New Roman" w:hAnsi="Times New Roman" w:cs="Times New Roman"/>
          <w:sz w:val="24"/>
          <w:szCs w:val="24"/>
        </w:rPr>
      </w:pPr>
      <w:ins w:id="104" w:author="Gayathri D Sanjeev" w:date="2019-09-11T18:13:00Z">
        <w:r>
          <w:t xml:space="preserve">Figure </w:t>
        </w:r>
        <w:r>
          <w:fldChar w:fldCharType="begin"/>
        </w:r>
        <w:r>
          <w:instrText xml:space="preserve"> SEQ Figure \* ARABIC </w:instrText>
        </w:r>
        <w:r>
          <w:fldChar w:fldCharType="separate"/>
        </w:r>
        <w:r>
          <w:rPr>
            <w:noProof/>
          </w:rPr>
          <w:t>1</w:t>
        </w:r>
        <w:r>
          <w:fldChar w:fldCharType="end"/>
        </w:r>
        <w:r>
          <w:t>3.1 Bernoulli Sentiment Dataset results</w:t>
        </w:r>
      </w:ins>
    </w:p>
    <w:p w14:paraId="66A7AAC7" w14:textId="5855C809" w:rsidR="007B3CA6" w:rsidRDefault="001E7C64" w:rsidP="001E7C64">
      <w:pPr>
        <w:jc w:val="both"/>
        <w:rPr>
          <w:ins w:id="105" w:author="Gayathri D Sanjeev" w:date="2019-09-11T18:13:00Z"/>
          <w:rFonts w:ascii="Times New Roman" w:hAnsi="Times New Roman" w:cs="Times New Roman"/>
          <w:szCs w:val="24"/>
        </w:rPr>
      </w:pPr>
      <w:ins w:id="106" w:author="Gayathri D Sanjeev" w:date="2019-09-11T18:13:00Z">
        <w:r>
          <w:rPr>
            <w:rFonts w:ascii="Times New Roman" w:hAnsi="Times New Roman" w:cs="Times New Roman"/>
            <w:szCs w:val="24"/>
          </w:rPr>
          <w:t xml:space="preserve">So far, comparing the two algorithms on 3 different models, the Bernoulli algorithm fared better on the labelled dataset than the multinomial NB algorithm. And, in terms of which training split model worked, the </w:t>
        </w:r>
      </w:ins>
      <w:ins w:id="107" w:author="Gayathri D Sanjeev" w:date="2019-09-11T19:16:00Z">
        <w:r w:rsidR="007B3CA6">
          <w:rPr>
            <w:rFonts w:ascii="Times New Roman" w:hAnsi="Times New Roman" w:cs="Times New Roman"/>
            <w:szCs w:val="24"/>
          </w:rPr>
          <w:t>70-30 split worked the best to give the best accuracy rate of 61%</w:t>
        </w:r>
      </w:ins>
      <w:ins w:id="108" w:author="Gayathri D Sanjeev" w:date="2019-09-11T19:17:00Z">
        <w:r w:rsidR="007B3CA6">
          <w:rPr>
            <w:rFonts w:ascii="Times New Roman" w:hAnsi="Times New Roman" w:cs="Times New Roman"/>
            <w:szCs w:val="24"/>
          </w:rPr>
          <w:t>.</w:t>
        </w:r>
      </w:ins>
      <w:ins w:id="109" w:author="Gayathri D Sanjeev" w:date="2019-09-11T19:18:00Z">
        <w:r w:rsidR="007B3CA6">
          <w:rPr>
            <w:rFonts w:ascii="Times New Roman" w:hAnsi="Times New Roman" w:cs="Times New Roman"/>
            <w:szCs w:val="24"/>
          </w:rPr>
          <w:t xml:space="preserve"> </w:t>
        </w:r>
      </w:ins>
      <w:bookmarkStart w:id="110" w:name="_GoBack"/>
      <w:bookmarkEnd w:id="110"/>
      <w:ins w:id="111" w:author="Gayathri D Sanjeev" w:date="2019-09-11T19:17:00Z">
        <w:r w:rsidR="007B3CA6">
          <w:rPr>
            <w:rFonts w:ascii="Times New Roman" w:hAnsi="Times New Roman" w:cs="Times New Roman"/>
            <w:szCs w:val="24"/>
          </w:rPr>
          <w:t>Overall, there could be some overfitting of data since the cross validation is yielding lower results tha</w:t>
        </w:r>
      </w:ins>
      <w:ins w:id="112" w:author="Gayathri D Sanjeev" w:date="2019-09-11T19:18:00Z">
        <w:r w:rsidR="007B3CA6">
          <w:rPr>
            <w:rFonts w:ascii="Times New Roman" w:hAnsi="Times New Roman" w:cs="Times New Roman"/>
            <w:szCs w:val="24"/>
          </w:rPr>
          <w:t>n the 70-30 split method. Hence, cleaning the data further by fine tuning the parameters could yield to better results.</w:t>
        </w:r>
      </w:ins>
    </w:p>
    <w:p w14:paraId="1A8D0968" w14:textId="77777777" w:rsidR="001E7C64" w:rsidRPr="001F663D" w:rsidRDefault="001E7C64" w:rsidP="00455D92">
      <w:pPr>
        <w:spacing w:line="257" w:lineRule="auto"/>
        <w:jc w:val="both"/>
        <w:rPr>
          <w:color w:val="FF0000"/>
        </w:rPr>
      </w:pPr>
    </w:p>
    <w:p w14:paraId="24664C32" w14:textId="651B9E26" w:rsidR="002B11AB" w:rsidRDefault="002B11AB" w:rsidP="00056474">
      <w:pPr>
        <w:pStyle w:val="Heading1"/>
      </w:pPr>
      <w:bookmarkStart w:id="113" w:name="_Toc19112431"/>
      <w:r>
        <w:t>Conclusions</w:t>
      </w:r>
      <w:bookmarkEnd w:id="113"/>
    </w:p>
    <w:p w14:paraId="2AD289B4" w14:textId="3A099403" w:rsidR="00EE5DC8" w:rsidRDefault="00456069">
      <w:pPr>
        <w:rPr>
          <w:color w:val="000000" w:themeColor="text1"/>
        </w:rPr>
      </w:pPr>
      <w:r w:rsidRPr="00455D92">
        <w:rPr>
          <w:color w:val="000000" w:themeColor="text1"/>
        </w:rPr>
        <w:t xml:space="preserve">Identifying </w:t>
      </w:r>
      <w:r w:rsidR="00A41987" w:rsidRPr="00455D92">
        <w:rPr>
          <w:color w:val="000000" w:themeColor="text1"/>
        </w:rPr>
        <w:t>potential rewind moments</w:t>
      </w:r>
      <w:r w:rsidR="00761858">
        <w:rPr>
          <w:color w:val="000000" w:themeColor="text1"/>
        </w:rPr>
        <w:t xml:space="preserve"> from text alone can be a challenge.  From the various models used, </w:t>
      </w:r>
      <w:r w:rsidR="000E556C">
        <w:rPr>
          <w:color w:val="000000" w:themeColor="text1"/>
        </w:rPr>
        <w:t>each showed under 65% accuracy in predicting relative retention</w:t>
      </w:r>
      <w:r w:rsidR="000F6A90">
        <w:rPr>
          <w:color w:val="000000" w:themeColor="text1"/>
        </w:rPr>
        <w:t xml:space="preserve">, with a few performing just as good as a random guess.  </w:t>
      </w:r>
      <w:r w:rsidR="000107EA">
        <w:rPr>
          <w:color w:val="000000" w:themeColor="text1"/>
        </w:rPr>
        <w:t>One thing that can be understood from this is that the text alone may not indicate a rewind moment.  Usually a combination of visual and audio</w:t>
      </w:r>
      <w:r w:rsidR="00C616CC">
        <w:rPr>
          <w:color w:val="000000" w:themeColor="text1"/>
        </w:rPr>
        <w:t xml:space="preserve"> content will entice a viewer to re</w:t>
      </w:r>
      <w:r w:rsidR="00455D92">
        <w:rPr>
          <w:color w:val="000000" w:themeColor="text1"/>
        </w:rPr>
        <w:t>-</w:t>
      </w:r>
      <w:r w:rsidR="00C616CC">
        <w:rPr>
          <w:color w:val="000000" w:themeColor="text1"/>
        </w:rPr>
        <w:t xml:space="preserve">watch a specific segment.  While it may not be impossible to predict solely off the text, it is much more challenging without </w:t>
      </w:r>
      <w:r w:rsidR="0032117A">
        <w:rPr>
          <w:color w:val="000000" w:themeColor="text1"/>
        </w:rPr>
        <w:t>seeing what is happening.  Many rewind moments have just background music</w:t>
      </w:r>
      <w:r w:rsidR="00EE5DC8">
        <w:rPr>
          <w:color w:val="000000" w:themeColor="text1"/>
        </w:rPr>
        <w:t xml:space="preserve"> that may be an indication of an event a viewer would want to re</w:t>
      </w:r>
      <w:r w:rsidR="00455D92">
        <w:rPr>
          <w:color w:val="000000" w:themeColor="text1"/>
        </w:rPr>
        <w:t>-</w:t>
      </w:r>
      <w:r w:rsidR="00EE5DC8">
        <w:rPr>
          <w:color w:val="000000" w:themeColor="text1"/>
        </w:rPr>
        <w:t xml:space="preserve">watch.  </w:t>
      </w:r>
    </w:p>
    <w:p w14:paraId="237DAD35" w14:textId="77777777" w:rsidR="00EE5DC8" w:rsidRDefault="00EE5DC8">
      <w:pPr>
        <w:rPr>
          <w:color w:val="000000" w:themeColor="text1"/>
        </w:rPr>
      </w:pPr>
    </w:p>
    <w:p w14:paraId="2CF43E53" w14:textId="6DE475E5" w:rsidR="007A6CC7" w:rsidRDefault="00024A39">
      <w:pPr>
        <w:rPr>
          <w:color w:val="000000" w:themeColor="text1"/>
        </w:rPr>
      </w:pPr>
      <w:r>
        <w:rPr>
          <w:color w:val="000000" w:themeColor="text1"/>
        </w:rPr>
        <w:t xml:space="preserve">If analyzing comments for relative retention or rewind moments is to be </w:t>
      </w:r>
      <w:r w:rsidR="00455D92">
        <w:rPr>
          <w:color w:val="000000" w:themeColor="text1"/>
        </w:rPr>
        <w:t>accomplished</w:t>
      </w:r>
      <w:r>
        <w:rPr>
          <w:color w:val="000000" w:themeColor="text1"/>
        </w:rPr>
        <w:t xml:space="preserve"> only with text, then a much larger labeled sample would be needed. </w:t>
      </w:r>
      <w:r w:rsidR="00C15A7F">
        <w:rPr>
          <w:color w:val="000000" w:themeColor="text1"/>
        </w:rPr>
        <w:t>T</w:t>
      </w:r>
      <w:r w:rsidR="009A287E">
        <w:rPr>
          <w:color w:val="000000" w:themeColor="text1"/>
        </w:rPr>
        <w:t>he results were most influenced by the fact that the comments all came from videos</w:t>
      </w:r>
      <w:r w:rsidR="00C15A7F">
        <w:rPr>
          <w:color w:val="000000" w:themeColor="text1"/>
        </w:rPr>
        <w:t xml:space="preserve"> from not only the same topic, </w:t>
      </w:r>
      <w:r w:rsidR="00C15A7F">
        <w:rPr>
          <w:color w:val="000000" w:themeColor="text1"/>
        </w:rPr>
        <w:lastRenderedPageBreak/>
        <w:t xml:space="preserve">but </w:t>
      </w:r>
      <w:r w:rsidR="00D41FEC">
        <w:rPr>
          <w:color w:val="000000" w:themeColor="text1"/>
        </w:rPr>
        <w:t>compilations from the same television show with the same episode format.</w:t>
      </w:r>
      <w:r w:rsidR="009A287E">
        <w:rPr>
          <w:color w:val="000000" w:themeColor="text1"/>
        </w:rPr>
        <w:t xml:space="preserve"> </w:t>
      </w:r>
      <w:r w:rsidR="007A6CC7">
        <w:rPr>
          <w:color w:val="000000" w:themeColor="text1"/>
        </w:rPr>
        <w:t xml:space="preserve">Ideally, a much larger sample size would be needed to use captions </w:t>
      </w:r>
      <w:r w:rsidR="00455D92">
        <w:rPr>
          <w:color w:val="000000" w:themeColor="text1"/>
        </w:rPr>
        <w:t>to</w:t>
      </w:r>
      <w:r w:rsidR="007A6CC7">
        <w:rPr>
          <w:color w:val="000000" w:themeColor="text1"/>
        </w:rPr>
        <w:t xml:space="preserve"> measure audience retention.  </w:t>
      </w:r>
    </w:p>
    <w:p w14:paraId="11870EAF" w14:textId="77777777" w:rsidR="007A6CC7" w:rsidRDefault="007A6CC7">
      <w:pPr>
        <w:rPr>
          <w:color w:val="000000" w:themeColor="text1"/>
        </w:rPr>
      </w:pPr>
    </w:p>
    <w:p w14:paraId="0DD0B520" w14:textId="1A3FE90D" w:rsidR="6821B341" w:rsidRPr="00455D92" w:rsidRDefault="007A6CC7">
      <w:pPr>
        <w:rPr>
          <w:color w:val="000000" w:themeColor="text1"/>
        </w:rPr>
      </w:pPr>
      <w:r>
        <w:rPr>
          <w:color w:val="000000" w:themeColor="text1"/>
        </w:rPr>
        <w:t>Lastly, i</w:t>
      </w:r>
      <w:r w:rsidR="00465EBE">
        <w:rPr>
          <w:color w:val="000000" w:themeColor="text1"/>
        </w:rPr>
        <w:t xml:space="preserve">t may be necessary </w:t>
      </w:r>
      <w:r w:rsidR="009B6124">
        <w:rPr>
          <w:color w:val="000000" w:themeColor="text1"/>
        </w:rPr>
        <w:t xml:space="preserve">look other types of videos.  </w:t>
      </w:r>
      <w:r w:rsidR="00455D92">
        <w:rPr>
          <w:color w:val="000000" w:themeColor="text1"/>
        </w:rPr>
        <w:t>Like</w:t>
      </w:r>
      <w:r w:rsidR="009B6124">
        <w:rPr>
          <w:color w:val="000000" w:themeColor="text1"/>
        </w:rPr>
        <w:t xml:space="preserve"> the previous point of a larger sample, a much </w:t>
      </w:r>
      <w:r w:rsidR="00EE02CF">
        <w:rPr>
          <w:color w:val="000000" w:themeColor="text1"/>
        </w:rPr>
        <w:t xml:space="preserve">broader analysis may be needed to see if there are key elements or words that are spoken during </w:t>
      </w:r>
      <w:r w:rsidR="00455D92">
        <w:rPr>
          <w:color w:val="000000" w:themeColor="text1"/>
        </w:rPr>
        <w:t xml:space="preserve">segments that are likely to be re-watched or at least have a higher relative retention.  </w:t>
      </w:r>
    </w:p>
    <w:p w14:paraId="2152B7E6" w14:textId="2BFFA89F" w:rsidR="6821B341" w:rsidRPr="00676521" w:rsidRDefault="36A195D3" w:rsidP="00886116">
      <w:pPr>
        <w:pStyle w:val="Heading1"/>
      </w:pPr>
      <w:bookmarkStart w:id="114" w:name="_Toc19112432"/>
      <w:r w:rsidRPr="36A195D3">
        <w:t>References</w:t>
      </w:r>
      <w:bookmarkEnd w:id="114"/>
    </w:p>
    <w:p w14:paraId="72AFC837" w14:textId="7AE5A520" w:rsidR="00056474" w:rsidRPr="00676521" w:rsidRDefault="0BB7E77D">
      <w:pPr>
        <w:rPr>
          <w:color w:val="FF0000"/>
        </w:rPr>
      </w:pPr>
      <w:r w:rsidRPr="0BB7E77D">
        <w:t xml:space="preserve">“1.4. Support Vector Machines”, </w:t>
      </w:r>
      <w:r w:rsidRPr="00886116">
        <w:rPr>
          <w:b/>
          <w:bCs/>
        </w:rPr>
        <w:t>sci</w:t>
      </w:r>
      <w:r w:rsidR="5A4D0B49" w:rsidRPr="00886116">
        <w:rPr>
          <w:b/>
          <w:bCs/>
        </w:rPr>
        <w:t>kit learn</w:t>
      </w:r>
      <w:r w:rsidR="5A4D0B49" w:rsidRPr="5A4D0B49">
        <w:t xml:space="preserve">, available from </w:t>
      </w:r>
      <w:r w:rsidR="57268C54" w:rsidRPr="57268C54">
        <w:t xml:space="preserve">https://scikit-learn.org/stable/modules/svm.html. Date accessed 8 </w:t>
      </w:r>
      <w:r w:rsidR="00DF354B" w:rsidRPr="57268C54">
        <w:t>September</w:t>
      </w:r>
      <w:r w:rsidR="57268C54" w:rsidRPr="57268C54">
        <w:t xml:space="preserve"> 2019. </w:t>
      </w:r>
    </w:p>
    <w:sectPr w:rsidR="00056474" w:rsidRPr="00676521" w:rsidSect="00F26819">
      <w:pgSz w:w="12240" w:h="15840"/>
      <w:pgMar w:top="1440" w:right="1440" w:bottom="1440" w:left="1440"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64DBF"/>
    <w:multiLevelType w:val="hybridMultilevel"/>
    <w:tmpl w:val="D5B890E6"/>
    <w:lvl w:ilvl="0" w:tplc="6728FB98">
      <w:start w:val="1"/>
      <w:numFmt w:val="bullet"/>
      <w:lvlText w:val=""/>
      <w:lvlJc w:val="left"/>
      <w:pPr>
        <w:ind w:left="720" w:hanging="360"/>
      </w:pPr>
      <w:rPr>
        <w:rFonts w:ascii="Symbol" w:hAnsi="Symbol" w:hint="default"/>
      </w:rPr>
    </w:lvl>
    <w:lvl w:ilvl="1" w:tplc="AEFCAAF8">
      <w:start w:val="1"/>
      <w:numFmt w:val="bullet"/>
      <w:lvlText w:val="o"/>
      <w:lvlJc w:val="left"/>
      <w:pPr>
        <w:ind w:left="1440" w:hanging="360"/>
      </w:pPr>
      <w:rPr>
        <w:rFonts w:ascii="Courier New" w:hAnsi="Courier New" w:hint="default"/>
      </w:rPr>
    </w:lvl>
    <w:lvl w:ilvl="2" w:tplc="87401228">
      <w:start w:val="1"/>
      <w:numFmt w:val="bullet"/>
      <w:lvlText w:val=""/>
      <w:lvlJc w:val="left"/>
      <w:pPr>
        <w:ind w:left="2160" w:hanging="360"/>
      </w:pPr>
      <w:rPr>
        <w:rFonts w:ascii="Wingdings" w:hAnsi="Wingdings" w:hint="default"/>
      </w:rPr>
    </w:lvl>
    <w:lvl w:ilvl="3" w:tplc="E03CF14C">
      <w:start w:val="1"/>
      <w:numFmt w:val="bullet"/>
      <w:lvlText w:val=""/>
      <w:lvlJc w:val="left"/>
      <w:pPr>
        <w:ind w:left="2880" w:hanging="360"/>
      </w:pPr>
      <w:rPr>
        <w:rFonts w:ascii="Symbol" w:hAnsi="Symbol" w:hint="default"/>
      </w:rPr>
    </w:lvl>
    <w:lvl w:ilvl="4" w:tplc="A3D2472E">
      <w:start w:val="1"/>
      <w:numFmt w:val="bullet"/>
      <w:lvlText w:val="o"/>
      <w:lvlJc w:val="left"/>
      <w:pPr>
        <w:ind w:left="3600" w:hanging="360"/>
      </w:pPr>
      <w:rPr>
        <w:rFonts w:ascii="Courier New" w:hAnsi="Courier New" w:hint="default"/>
      </w:rPr>
    </w:lvl>
    <w:lvl w:ilvl="5" w:tplc="11E0FB3E">
      <w:start w:val="1"/>
      <w:numFmt w:val="bullet"/>
      <w:lvlText w:val=""/>
      <w:lvlJc w:val="left"/>
      <w:pPr>
        <w:ind w:left="4320" w:hanging="360"/>
      </w:pPr>
      <w:rPr>
        <w:rFonts w:ascii="Wingdings" w:hAnsi="Wingdings" w:hint="default"/>
      </w:rPr>
    </w:lvl>
    <w:lvl w:ilvl="6" w:tplc="0D60685E">
      <w:start w:val="1"/>
      <w:numFmt w:val="bullet"/>
      <w:lvlText w:val=""/>
      <w:lvlJc w:val="left"/>
      <w:pPr>
        <w:ind w:left="5040" w:hanging="360"/>
      </w:pPr>
      <w:rPr>
        <w:rFonts w:ascii="Symbol" w:hAnsi="Symbol" w:hint="default"/>
      </w:rPr>
    </w:lvl>
    <w:lvl w:ilvl="7" w:tplc="77486F9C">
      <w:start w:val="1"/>
      <w:numFmt w:val="bullet"/>
      <w:lvlText w:val="o"/>
      <w:lvlJc w:val="left"/>
      <w:pPr>
        <w:ind w:left="5760" w:hanging="360"/>
      </w:pPr>
      <w:rPr>
        <w:rFonts w:ascii="Courier New" w:hAnsi="Courier New" w:hint="default"/>
      </w:rPr>
    </w:lvl>
    <w:lvl w:ilvl="8" w:tplc="50D6B00A">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yathri D Sanjeev">
    <w15:presenceInfo w15:providerId="None" w15:userId="Gayathri D Sanje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1AB"/>
    <w:rsid w:val="000107EA"/>
    <w:rsid w:val="00013206"/>
    <w:rsid w:val="00024A39"/>
    <w:rsid w:val="00056474"/>
    <w:rsid w:val="00085A79"/>
    <w:rsid w:val="000B47EA"/>
    <w:rsid w:val="000E556C"/>
    <w:rsid w:val="000F6A90"/>
    <w:rsid w:val="00180D6C"/>
    <w:rsid w:val="001967F3"/>
    <w:rsid w:val="001A6FFF"/>
    <w:rsid w:val="001E5964"/>
    <w:rsid w:val="001E7C64"/>
    <w:rsid w:val="001F663D"/>
    <w:rsid w:val="00200A83"/>
    <w:rsid w:val="0021299E"/>
    <w:rsid w:val="00246387"/>
    <w:rsid w:val="00265901"/>
    <w:rsid w:val="002B11AB"/>
    <w:rsid w:val="002B5E8B"/>
    <w:rsid w:val="002C3E6B"/>
    <w:rsid w:val="002F2A12"/>
    <w:rsid w:val="0032117A"/>
    <w:rsid w:val="00380E0F"/>
    <w:rsid w:val="003A49D5"/>
    <w:rsid w:val="003D2E09"/>
    <w:rsid w:val="0041324E"/>
    <w:rsid w:val="0045150E"/>
    <w:rsid w:val="00455D92"/>
    <w:rsid w:val="00456069"/>
    <w:rsid w:val="00465EBE"/>
    <w:rsid w:val="004A7B06"/>
    <w:rsid w:val="00505764"/>
    <w:rsid w:val="00544B36"/>
    <w:rsid w:val="00580B93"/>
    <w:rsid w:val="005F2111"/>
    <w:rsid w:val="005F5182"/>
    <w:rsid w:val="006025CB"/>
    <w:rsid w:val="00603C6F"/>
    <w:rsid w:val="00605B3E"/>
    <w:rsid w:val="00646D78"/>
    <w:rsid w:val="00647F69"/>
    <w:rsid w:val="00656275"/>
    <w:rsid w:val="00657D8A"/>
    <w:rsid w:val="006655E0"/>
    <w:rsid w:val="00676521"/>
    <w:rsid w:val="006A2D97"/>
    <w:rsid w:val="006F26D7"/>
    <w:rsid w:val="007439C4"/>
    <w:rsid w:val="00761858"/>
    <w:rsid w:val="007A6CC7"/>
    <w:rsid w:val="007B15D3"/>
    <w:rsid w:val="007B3CA6"/>
    <w:rsid w:val="007B5FB5"/>
    <w:rsid w:val="007F5BA4"/>
    <w:rsid w:val="00811745"/>
    <w:rsid w:val="00867A8E"/>
    <w:rsid w:val="008760F3"/>
    <w:rsid w:val="008772B6"/>
    <w:rsid w:val="00886116"/>
    <w:rsid w:val="00896BD9"/>
    <w:rsid w:val="008F25F4"/>
    <w:rsid w:val="00933517"/>
    <w:rsid w:val="0094467C"/>
    <w:rsid w:val="0098388C"/>
    <w:rsid w:val="009A287E"/>
    <w:rsid w:val="009A4B8E"/>
    <w:rsid w:val="009B6124"/>
    <w:rsid w:val="009D3B27"/>
    <w:rsid w:val="00A102F5"/>
    <w:rsid w:val="00A20E82"/>
    <w:rsid w:val="00A41987"/>
    <w:rsid w:val="00A956F9"/>
    <w:rsid w:val="00AA794C"/>
    <w:rsid w:val="00AB5ACF"/>
    <w:rsid w:val="00AB5C8B"/>
    <w:rsid w:val="00B00C9C"/>
    <w:rsid w:val="00B14F53"/>
    <w:rsid w:val="00B334D5"/>
    <w:rsid w:val="00B87F0B"/>
    <w:rsid w:val="00BC15D3"/>
    <w:rsid w:val="00C15A7F"/>
    <w:rsid w:val="00C22E11"/>
    <w:rsid w:val="00C616CC"/>
    <w:rsid w:val="00CE4721"/>
    <w:rsid w:val="00D055AF"/>
    <w:rsid w:val="00D41FEC"/>
    <w:rsid w:val="00D97CFE"/>
    <w:rsid w:val="00DD318C"/>
    <w:rsid w:val="00DD481A"/>
    <w:rsid w:val="00DF0BFD"/>
    <w:rsid w:val="00DF354B"/>
    <w:rsid w:val="00E1274D"/>
    <w:rsid w:val="00E93F8C"/>
    <w:rsid w:val="00EA6054"/>
    <w:rsid w:val="00EB034A"/>
    <w:rsid w:val="00EB1A20"/>
    <w:rsid w:val="00EE02CF"/>
    <w:rsid w:val="00EE5DC8"/>
    <w:rsid w:val="00EF418F"/>
    <w:rsid w:val="00F26819"/>
    <w:rsid w:val="00F93B1D"/>
    <w:rsid w:val="00FAD8ED"/>
    <w:rsid w:val="00FD6A85"/>
    <w:rsid w:val="00FE24D3"/>
    <w:rsid w:val="01366C60"/>
    <w:rsid w:val="0175BF83"/>
    <w:rsid w:val="01D60D59"/>
    <w:rsid w:val="0265865C"/>
    <w:rsid w:val="02AE4F27"/>
    <w:rsid w:val="02AE7704"/>
    <w:rsid w:val="02B6E835"/>
    <w:rsid w:val="02B9E2CA"/>
    <w:rsid w:val="03B4E16A"/>
    <w:rsid w:val="0436EB3D"/>
    <w:rsid w:val="04D48B35"/>
    <w:rsid w:val="04F7A710"/>
    <w:rsid w:val="05079E0A"/>
    <w:rsid w:val="05812B8B"/>
    <w:rsid w:val="05CB836C"/>
    <w:rsid w:val="060A86AD"/>
    <w:rsid w:val="065C2734"/>
    <w:rsid w:val="06D5C63E"/>
    <w:rsid w:val="06E221F2"/>
    <w:rsid w:val="072A8EE7"/>
    <w:rsid w:val="0885F04D"/>
    <w:rsid w:val="0889DFA9"/>
    <w:rsid w:val="08C55796"/>
    <w:rsid w:val="08CA18D6"/>
    <w:rsid w:val="08F2B3A0"/>
    <w:rsid w:val="092F8D91"/>
    <w:rsid w:val="0991333E"/>
    <w:rsid w:val="09B27F70"/>
    <w:rsid w:val="09FC91AE"/>
    <w:rsid w:val="0BB7E77D"/>
    <w:rsid w:val="0C10296B"/>
    <w:rsid w:val="0CC1A889"/>
    <w:rsid w:val="0CE691FF"/>
    <w:rsid w:val="0D2E506F"/>
    <w:rsid w:val="0D8358E3"/>
    <w:rsid w:val="0D930FD3"/>
    <w:rsid w:val="0D978817"/>
    <w:rsid w:val="0DDBA608"/>
    <w:rsid w:val="0E0B20D4"/>
    <w:rsid w:val="0E23A362"/>
    <w:rsid w:val="0E2EFDA0"/>
    <w:rsid w:val="0E6C2D6D"/>
    <w:rsid w:val="0E730C83"/>
    <w:rsid w:val="0F138CC8"/>
    <w:rsid w:val="0F9B350C"/>
    <w:rsid w:val="104E2457"/>
    <w:rsid w:val="105B7735"/>
    <w:rsid w:val="10DDA641"/>
    <w:rsid w:val="118ECF2A"/>
    <w:rsid w:val="122281CD"/>
    <w:rsid w:val="128535A0"/>
    <w:rsid w:val="12BCD323"/>
    <w:rsid w:val="14146A2B"/>
    <w:rsid w:val="1453B012"/>
    <w:rsid w:val="148D6D34"/>
    <w:rsid w:val="14CBD695"/>
    <w:rsid w:val="14E48166"/>
    <w:rsid w:val="15192531"/>
    <w:rsid w:val="153ADE87"/>
    <w:rsid w:val="15D930C8"/>
    <w:rsid w:val="160CB553"/>
    <w:rsid w:val="166E2728"/>
    <w:rsid w:val="16A28133"/>
    <w:rsid w:val="16BE5130"/>
    <w:rsid w:val="17901B49"/>
    <w:rsid w:val="1899CFCF"/>
    <w:rsid w:val="18D928B7"/>
    <w:rsid w:val="19C37001"/>
    <w:rsid w:val="19D78DC6"/>
    <w:rsid w:val="1A55B371"/>
    <w:rsid w:val="1A76D0EF"/>
    <w:rsid w:val="1A790318"/>
    <w:rsid w:val="1AA3B8A2"/>
    <w:rsid w:val="1AE56DBF"/>
    <w:rsid w:val="1B2EE2A9"/>
    <w:rsid w:val="1B5956AD"/>
    <w:rsid w:val="1C26C130"/>
    <w:rsid w:val="1C4193D8"/>
    <w:rsid w:val="1DA1BF6D"/>
    <w:rsid w:val="1E7F3BA2"/>
    <w:rsid w:val="1ED42637"/>
    <w:rsid w:val="1F1716F7"/>
    <w:rsid w:val="2006467C"/>
    <w:rsid w:val="201EEB15"/>
    <w:rsid w:val="2070DE4B"/>
    <w:rsid w:val="20C71BA4"/>
    <w:rsid w:val="218F9513"/>
    <w:rsid w:val="228D9360"/>
    <w:rsid w:val="229E62FF"/>
    <w:rsid w:val="22F01B9C"/>
    <w:rsid w:val="2326D1AA"/>
    <w:rsid w:val="2380FDA7"/>
    <w:rsid w:val="239CDED0"/>
    <w:rsid w:val="24F72EE7"/>
    <w:rsid w:val="25A7F356"/>
    <w:rsid w:val="25BBB2C2"/>
    <w:rsid w:val="25C99BFC"/>
    <w:rsid w:val="263DCBFF"/>
    <w:rsid w:val="26458A75"/>
    <w:rsid w:val="26B11642"/>
    <w:rsid w:val="27C781B4"/>
    <w:rsid w:val="27E2DA5D"/>
    <w:rsid w:val="27EAAAE1"/>
    <w:rsid w:val="286F7D70"/>
    <w:rsid w:val="289B1811"/>
    <w:rsid w:val="28BDF0A7"/>
    <w:rsid w:val="28CF5576"/>
    <w:rsid w:val="293A14A8"/>
    <w:rsid w:val="296D91D2"/>
    <w:rsid w:val="29DF0D89"/>
    <w:rsid w:val="2A004CC0"/>
    <w:rsid w:val="2A580891"/>
    <w:rsid w:val="2AB9DAAD"/>
    <w:rsid w:val="2B41F071"/>
    <w:rsid w:val="2BC0AD38"/>
    <w:rsid w:val="2BD2AAFB"/>
    <w:rsid w:val="2C2C4657"/>
    <w:rsid w:val="2DDEA3B6"/>
    <w:rsid w:val="2DF8E290"/>
    <w:rsid w:val="2E28C9D7"/>
    <w:rsid w:val="2E3687D1"/>
    <w:rsid w:val="2E3DDF9E"/>
    <w:rsid w:val="2E755544"/>
    <w:rsid w:val="2F376886"/>
    <w:rsid w:val="2FA2C1DE"/>
    <w:rsid w:val="2FB9390A"/>
    <w:rsid w:val="303917E4"/>
    <w:rsid w:val="30921B42"/>
    <w:rsid w:val="30F4619C"/>
    <w:rsid w:val="316FD053"/>
    <w:rsid w:val="31808280"/>
    <w:rsid w:val="31A2966B"/>
    <w:rsid w:val="31C12136"/>
    <w:rsid w:val="31E5D861"/>
    <w:rsid w:val="3219DF34"/>
    <w:rsid w:val="322A84F1"/>
    <w:rsid w:val="32BBD4D8"/>
    <w:rsid w:val="32FEE459"/>
    <w:rsid w:val="33A223D4"/>
    <w:rsid w:val="33D0B58C"/>
    <w:rsid w:val="33E8867D"/>
    <w:rsid w:val="33EA7264"/>
    <w:rsid w:val="3426FADC"/>
    <w:rsid w:val="3458A9AB"/>
    <w:rsid w:val="350E4048"/>
    <w:rsid w:val="3587C4AA"/>
    <w:rsid w:val="35EA072A"/>
    <w:rsid w:val="35FF8370"/>
    <w:rsid w:val="3629F17F"/>
    <w:rsid w:val="365C73CC"/>
    <w:rsid w:val="36769EC3"/>
    <w:rsid w:val="36A195D3"/>
    <w:rsid w:val="36D3CE2E"/>
    <w:rsid w:val="36E00ED5"/>
    <w:rsid w:val="36F05C9E"/>
    <w:rsid w:val="370427CA"/>
    <w:rsid w:val="3736D5B5"/>
    <w:rsid w:val="37E1B8D8"/>
    <w:rsid w:val="37EDECCC"/>
    <w:rsid w:val="3860DF5E"/>
    <w:rsid w:val="38EC11A2"/>
    <w:rsid w:val="39EC6F05"/>
    <w:rsid w:val="3A03BB6E"/>
    <w:rsid w:val="3A65E982"/>
    <w:rsid w:val="3A77F699"/>
    <w:rsid w:val="3A94F586"/>
    <w:rsid w:val="3A950B55"/>
    <w:rsid w:val="3AE26584"/>
    <w:rsid w:val="3AF3B04E"/>
    <w:rsid w:val="3B5E6D2F"/>
    <w:rsid w:val="3BB71DDB"/>
    <w:rsid w:val="3C6DBA20"/>
    <w:rsid w:val="3CEC9A21"/>
    <w:rsid w:val="3D0E3CF0"/>
    <w:rsid w:val="3D131676"/>
    <w:rsid w:val="3D572917"/>
    <w:rsid w:val="3D6F9AB5"/>
    <w:rsid w:val="3D932BC9"/>
    <w:rsid w:val="3DA50F87"/>
    <w:rsid w:val="3E03F821"/>
    <w:rsid w:val="4024F520"/>
    <w:rsid w:val="41C00913"/>
    <w:rsid w:val="41C9D1A8"/>
    <w:rsid w:val="41CF3BCF"/>
    <w:rsid w:val="41E3995B"/>
    <w:rsid w:val="41EADC1E"/>
    <w:rsid w:val="420783F8"/>
    <w:rsid w:val="423E4B37"/>
    <w:rsid w:val="427D76D6"/>
    <w:rsid w:val="42FA9828"/>
    <w:rsid w:val="433ED2A9"/>
    <w:rsid w:val="44212253"/>
    <w:rsid w:val="443C5919"/>
    <w:rsid w:val="448A6C82"/>
    <w:rsid w:val="44DE2A39"/>
    <w:rsid w:val="44EAB741"/>
    <w:rsid w:val="4566CE83"/>
    <w:rsid w:val="46155862"/>
    <w:rsid w:val="4616B984"/>
    <w:rsid w:val="463DD250"/>
    <w:rsid w:val="467DD0CE"/>
    <w:rsid w:val="46D0208A"/>
    <w:rsid w:val="47D875DC"/>
    <w:rsid w:val="47DE6030"/>
    <w:rsid w:val="47EB9580"/>
    <w:rsid w:val="47EEBF68"/>
    <w:rsid w:val="47F8CCF3"/>
    <w:rsid w:val="4808DA53"/>
    <w:rsid w:val="489AB935"/>
    <w:rsid w:val="489D498A"/>
    <w:rsid w:val="48A2D2B5"/>
    <w:rsid w:val="48C367B3"/>
    <w:rsid w:val="48CAAC52"/>
    <w:rsid w:val="48D0FC2A"/>
    <w:rsid w:val="490B4665"/>
    <w:rsid w:val="4962AADC"/>
    <w:rsid w:val="49691F13"/>
    <w:rsid w:val="4A30F091"/>
    <w:rsid w:val="4AD67CC0"/>
    <w:rsid w:val="4ADEABE0"/>
    <w:rsid w:val="4B0CF18B"/>
    <w:rsid w:val="4B136E9B"/>
    <w:rsid w:val="4B165EDB"/>
    <w:rsid w:val="4B8E2AF3"/>
    <w:rsid w:val="4BA72023"/>
    <w:rsid w:val="4C48D6FB"/>
    <w:rsid w:val="4C5A6E9B"/>
    <w:rsid w:val="4D0DC6F3"/>
    <w:rsid w:val="4D3B9BB7"/>
    <w:rsid w:val="4D4F2FF5"/>
    <w:rsid w:val="4D6F89BB"/>
    <w:rsid w:val="4E35FC0F"/>
    <w:rsid w:val="4E71B808"/>
    <w:rsid w:val="4EA987EA"/>
    <w:rsid w:val="4EC4D9C1"/>
    <w:rsid w:val="4EC64769"/>
    <w:rsid w:val="4EE2564B"/>
    <w:rsid w:val="4EFC79CC"/>
    <w:rsid w:val="4F150AF4"/>
    <w:rsid w:val="4F18B58A"/>
    <w:rsid w:val="4F3A6E41"/>
    <w:rsid w:val="4F8DC218"/>
    <w:rsid w:val="510E9747"/>
    <w:rsid w:val="51474DBE"/>
    <w:rsid w:val="51F63C44"/>
    <w:rsid w:val="520A427B"/>
    <w:rsid w:val="52654032"/>
    <w:rsid w:val="53B52FF6"/>
    <w:rsid w:val="5423FFDA"/>
    <w:rsid w:val="547F5946"/>
    <w:rsid w:val="54BA3F16"/>
    <w:rsid w:val="55191644"/>
    <w:rsid w:val="552EB1E7"/>
    <w:rsid w:val="559903D0"/>
    <w:rsid w:val="563B3378"/>
    <w:rsid w:val="5651B757"/>
    <w:rsid w:val="56DF2672"/>
    <w:rsid w:val="5724D123"/>
    <w:rsid w:val="57268C54"/>
    <w:rsid w:val="593FA747"/>
    <w:rsid w:val="59AFB3EE"/>
    <w:rsid w:val="59F25AC4"/>
    <w:rsid w:val="5A4D0B49"/>
    <w:rsid w:val="5A7E52D5"/>
    <w:rsid w:val="5A8DDD6F"/>
    <w:rsid w:val="5A9E59D3"/>
    <w:rsid w:val="5B1E178E"/>
    <w:rsid w:val="5B773035"/>
    <w:rsid w:val="5BAA0C5F"/>
    <w:rsid w:val="5BFDAA0F"/>
    <w:rsid w:val="5C11B67C"/>
    <w:rsid w:val="5D3E17CF"/>
    <w:rsid w:val="5D5B4A51"/>
    <w:rsid w:val="5D5D5959"/>
    <w:rsid w:val="5D77C795"/>
    <w:rsid w:val="5DC3BEA0"/>
    <w:rsid w:val="5DE75EAF"/>
    <w:rsid w:val="5F227DDF"/>
    <w:rsid w:val="5F5B4F0E"/>
    <w:rsid w:val="5F89F8B0"/>
    <w:rsid w:val="5FCA8DEE"/>
    <w:rsid w:val="5FCC4128"/>
    <w:rsid w:val="5FDE966D"/>
    <w:rsid w:val="5FED0239"/>
    <w:rsid w:val="5FFB2BF4"/>
    <w:rsid w:val="60142A16"/>
    <w:rsid w:val="601E34BA"/>
    <w:rsid w:val="608A7406"/>
    <w:rsid w:val="60A4B2F7"/>
    <w:rsid w:val="60BBDAED"/>
    <w:rsid w:val="60D0BEC5"/>
    <w:rsid w:val="612418D4"/>
    <w:rsid w:val="612546C9"/>
    <w:rsid w:val="6151359D"/>
    <w:rsid w:val="621E4250"/>
    <w:rsid w:val="626459E2"/>
    <w:rsid w:val="626B6750"/>
    <w:rsid w:val="631592D7"/>
    <w:rsid w:val="637CCAA1"/>
    <w:rsid w:val="63B049D9"/>
    <w:rsid w:val="6451A877"/>
    <w:rsid w:val="64A1961D"/>
    <w:rsid w:val="64C86D7C"/>
    <w:rsid w:val="65571580"/>
    <w:rsid w:val="658B2FC4"/>
    <w:rsid w:val="65DAF6CB"/>
    <w:rsid w:val="65FD0709"/>
    <w:rsid w:val="6610F5C3"/>
    <w:rsid w:val="66177627"/>
    <w:rsid w:val="662BC4E5"/>
    <w:rsid w:val="67223A6C"/>
    <w:rsid w:val="67405F14"/>
    <w:rsid w:val="67E933CE"/>
    <w:rsid w:val="6821B341"/>
    <w:rsid w:val="6833117C"/>
    <w:rsid w:val="68B993EC"/>
    <w:rsid w:val="68D046DB"/>
    <w:rsid w:val="694A32CB"/>
    <w:rsid w:val="697D921A"/>
    <w:rsid w:val="69A64E89"/>
    <w:rsid w:val="69CF4DE1"/>
    <w:rsid w:val="69FDEC4C"/>
    <w:rsid w:val="6A7C3234"/>
    <w:rsid w:val="6AA80E5B"/>
    <w:rsid w:val="6ABBFE24"/>
    <w:rsid w:val="6C3F0175"/>
    <w:rsid w:val="6CBB6531"/>
    <w:rsid w:val="6F4C453B"/>
    <w:rsid w:val="6F93AB1D"/>
    <w:rsid w:val="7073E292"/>
    <w:rsid w:val="7077C4B5"/>
    <w:rsid w:val="70BBE6C3"/>
    <w:rsid w:val="70CADC00"/>
    <w:rsid w:val="70F65E74"/>
    <w:rsid w:val="712083CD"/>
    <w:rsid w:val="716578E6"/>
    <w:rsid w:val="718FB3CB"/>
    <w:rsid w:val="71E25DD9"/>
    <w:rsid w:val="7227D1DF"/>
    <w:rsid w:val="72DD1ACF"/>
    <w:rsid w:val="73732344"/>
    <w:rsid w:val="73CC02DF"/>
    <w:rsid w:val="73D3BBD5"/>
    <w:rsid w:val="744918FA"/>
    <w:rsid w:val="744AD7EC"/>
    <w:rsid w:val="7459279B"/>
    <w:rsid w:val="74882690"/>
    <w:rsid w:val="74C4C8DB"/>
    <w:rsid w:val="757597A4"/>
    <w:rsid w:val="757C3697"/>
    <w:rsid w:val="76F63049"/>
    <w:rsid w:val="7764A37D"/>
    <w:rsid w:val="777D6ECE"/>
    <w:rsid w:val="777DB5AF"/>
    <w:rsid w:val="77E36DF2"/>
    <w:rsid w:val="78352477"/>
    <w:rsid w:val="78B49FB1"/>
    <w:rsid w:val="796A3324"/>
    <w:rsid w:val="797E6430"/>
    <w:rsid w:val="79829138"/>
    <w:rsid w:val="7A17DFE8"/>
    <w:rsid w:val="7B1F246C"/>
    <w:rsid w:val="7B3B9CF4"/>
    <w:rsid w:val="7B3CCBE4"/>
    <w:rsid w:val="7B77B670"/>
    <w:rsid w:val="7BD8C2A3"/>
    <w:rsid w:val="7C29E034"/>
    <w:rsid w:val="7C6D50DE"/>
    <w:rsid w:val="7C761F40"/>
    <w:rsid w:val="7C948A2A"/>
    <w:rsid w:val="7DBAE27F"/>
    <w:rsid w:val="7E7FFD8F"/>
    <w:rsid w:val="7EDDE984"/>
    <w:rsid w:val="7EEC030E"/>
    <w:rsid w:val="7F6179DC"/>
    <w:rsid w:val="7F8CA32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B19F"/>
  <w15:chartTrackingRefBased/>
  <w15:docId w15:val="{D9A2C468-D9F1-4EBF-9AB3-77EC67A10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474"/>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056474"/>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474"/>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056474"/>
    <w:rPr>
      <w:rFonts w:asciiTheme="majorHAnsi" w:eastAsiaTheme="majorEastAsia" w:hAnsiTheme="majorHAnsi" w:cstheme="majorBidi"/>
      <w:color w:val="2F5496" w:themeColor="accent1" w:themeShade="BF"/>
      <w:sz w:val="26"/>
      <w:szCs w:val="33"/>
    </w:rPr>
  </w:style>
  <w:style w:type="paragraph" w:styleId="Title">
    <w:name w:val="Title"/>
    <w:basedOn w:val="Normal"/>
    <w:next w:val="Normal"/>
    <w:link w:val="TitleChar"/>
    <w:uiPriority w:val="10"/>
    <w:qFormat/>
    <w:rsid w:val="00056474"/>
    <w:pPr>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56474"/>
    <w:rPr>
      <w:rFonts w:asciiTheme="majorHAnsi" w:eastAsiaTheme="majorEastAsia" w:hAnsiTheme="majorHAnsi" w:cstheme="majorBidi"/>
      <w:spacing w:val="-10"/>
      <w:kern w:val="28"/>
      <w:sz w:val="56"/>
      <w:szCs w:val="71"/>
    </w:rPr>
  </w:style>
  <w:style w:type="paragraph" w:styleId="TOCHeading">
    <w:name w:val="TOC Heading"/>
    <w:basedOn w:val="Heading1"/>
    <w:next w:val="Normal"/>
    <w:uiPriority w:val="39"/>
    <w:unhideWhenUsed/>
    <w:qFormat/>
    <w:rsid w:val="00056474"/>
    <w:pPr>
      <w:spacing w:before="480" w:line="276" w:lineRule="auto"/>
      <w:outlineLvl w:val="9"/>
    </w:pPr>
    <w:rPr>
      <w:b/>
      <w:bCs/>
      <w:sz w:val="28"/>
      <w:szCs w:val="28"/>
      <w:lang w:bidi="ar-SA"/>
    </w:rPr>
  </w:style>
  <w:style w:type="paragraph" w:styleId="TOC2">
    <w:name w:val="toc 2"/>
    <w:basedOn w:val="Normal"/>
    <w:next w:val="Normal"/>
    <w:autoRedefine/>
    <w:uiPriority w:val="39"/>
    <w:unhideWhenUsed/>
    <w:rsid w:val="00056474"/>
    <w:pPr>
      <w:ind w:left="240"/>
    </w:pPr>
    <w:rPr>
      <w:rFonts w:cstheme="majorBidi"/>
      <w:smallCaps/>
      <w:sz w:val="20"/>
      <w:szCs w:val="23"/>
    </w:rPr>
  </w:style>
  <w:style w:type="paragraph" w:styleId="TOC1">
    <w:name w:val="toc 1"/>
    <w:basedOn w:val="Normal"/>
    <w:next w:val="Normal"/>
    <w:autoRedefine/>
    <w:uiPriority w:val="39"/>
    <w:unhideWhenUsed/>
    <w:rsid w:val="00056474"/>
    <w:pPr>
      <w:spacing w:before="120" w:after="120"/>
    </w:pPr>
    <w:rPr>
      <w:rFonts w:cstheme="majorBidi"/>
      <w:b/>
      <w:bCs/>
      <w:caps/>
      <w:sz w:val="20"/>
      <w:szCs w:val="23"/>
    </w:rPr>
  </w:style>
  <w:style w:type="paragraph" w:styleId="TOC3">
    <w:name w:val="toc 3"/>
    <w:basedOn w:val="Normal"/>
    <w:next w:val="Normal"/>
    <w:autoRedefine/>
    <w:uiPriority w:val="39"/>
    <w:unhideWhenUsed/>
    <w:rsid w:val="00056474"/>
    <w:pPr>
      <w:ind w:left="480"/>
    </w:pPr>
    <w:rPr>
      <w:rFonts w:cstheme="majorBidi"/>
      <w:i/>
      <w:iCs/>
      <w:sz w:val="20"/>
      <w:szCs w:val="23"/>
    </w:rPr>
  </w:style>
  <w:style w:type="paragraph" w:styleId="TOC4">
    <w:name w:val="toc 4"/>
    <w:basedOn w:val="Normal"/>
    <w:next w:val="Normal"/>
    <w:autoRedefine/>
    <w:uiPriority w:val="39"/>
    <w:semiHidden/>
    <w:unhideWhenUsed/>
    <w:rsid w:val="00056474"/>
    <w:pPr>
      <w:ind w:left="720"/>
    </w:pPr>
    <w:rPr>
      <w:rFonts w:cstheme="majorBidi"/>
      <w:sz w:val="18"/>
      <w:szCs w:val="21"/>
    </w:rPr>
  </w:style>
  <w:style w:type="paragraph" w:styleId="TOC5">
    <w:name w:val="toc 5"/>
    <w:basedOn w:val="Normal"/>
    <w:next w:val="Normal"/>
    <w:autoRedefine/>
    <w:uiPriority w:val="39"/>
    <w:semiHidden/>
    <w:unhideWhenUsed/>
    <w:rsid w:val="00056474"/>
    <w:pPr>
      <w:ind w:left="960"/>
    </w:pPr>
    <w:rPr>
      <w:rFonts w:cstheme="majorBidi"/>
      <w:sz w:val="18"/>
      <w:szCs w:val="21"/>
    </w:rPr>
  </w:style>
  <w:style w:type="paragraph" w:styleId="TOC6">
    <w:name w:val="toc 6"/>
    <w:basedOn w:val="Normal"/>
    <w:next w:val="Normal"/>
    <w:autoRedefine/>
    <w:uiPriority w:val="39"/>
    <w:semiHidden/>
    <w:unhideWhenUsed/>
    <w:rsid w:val="00056474"/>
    <w:pPr>
      <w:ind w:left="1200"/>
    </w:pPr>
    <w:rPr>
      <w:rFonts w:cstheme="majorBidi"/>
      <w:sz w:val="18"/>
      <w:szCs w:val="21"/>
    </w:rPr>
  </w:style>
  <w:style w:type="paragraph" w:styleId="TOC7">
    <w:name w:val="toc 7"/>
    <w:basedOn w:val="Normal"/>
    <w:next w:val="Normal"/>
    <w:autoRedefine/>
    <w:uiPriority w:val="39"/>
    <w:semiHidden/>
    <w:unhideWhenUsed/>
    <w:rsid w:val="00056474"/>
    <w:pPr>
      <w:ind w:left="1440"/>
    </w:pPr>
    <w:rPr>
      <w:rFonts w:cstheme="majorBidi"/>
      <w:sz w:val="18"/>
      <w:szCs w:val="21"/>
    </w:rPr>
  </w:style>
  <w:style w:type="paragraph" w:styleId="TOC8">
    <w:name w:val="toc 8"/>
    <w:basedOn w:val="Normal"/>
    <w:next w:val="Normal"/>
    <w:autoRedefine/>
    <w:uiPriority w:val="39"/>
    <w:semiHidden/>
    <w:unhideWhenUsed/>
    <w:rsid w:val="00056474"/>
    <w:pPr>
      <w:ind w:left="1680"/>
    </w:pPr>
    <w:rPr>
      <w:rFonts w:cstheme="majorBidi"/>
      <w:sz w:val="18"/>
      <w:szCs w:val="21"/>
    </w:rPr>
  </w:style>
  <w:style w:type="paragraph" w:styleId="TOC9">
    <w:name w:val="toc 9"/>
    <w:basedOn w:val="Normal"/>
    <w:next w:val="Normal"/>
    <w:autoRedefine/>
    <w:uiPriority w:val="39"/>
    <w:semiHidden/>
    <w:unhideWhenUsed/>
    <w:rsid w:val="00056474"/>
    <w:pPr>
      <w:ind w:left="1920"/>
    </w:pPr>
    <w:rPr>
      <w:rFonts w:cstheme="majorBidi"/>
      <w:sz w:val="18"/>
      <w:szCs w:val="21"/>
    </w:rPr>
  </w:style>
  <w:style w:type="paragraph" w:styleId="NoSpacing">
    <w:name w:val="No Spacing"/>
    <w:link w:val="NoSpacingChar"/>
    <w:uiPriority w:val="1"/>
    <w:qFormat/>
    <w:rsid w:val="00056474"/>
    <w:rPr>
      <w:rFonts w:eastAsiaTheme="minorEastAsia"/>
      <w:sz w:val="22"/>
      <w:szCs w:val="22"/>
      <w:lang w:eastAsia="zh-CN" w:bidi="ar-SA"/>
    </w:rPr>
  </w:style>
  <w:style w:type="character" w:customStyle="1" w:styleId="NoSpacingChar">
    <w:name w:val="No Spacing Char"/>
    <w:basedOn w:val="DefaultParagraphFont"/>
    <w:link w:val="NoSpacing"/>
    <w:uiPriority w:val="1"/>
    <w:rsid w:val="00056474"/>
    <w:rPr>
      <w:rFonts w:eastAsiaTheme="minorEastAsia"/>
      <w:sz w:val="22"/>
      <w:szCs w:val="22"/>
      <w:lang w:eastAsia="zh-CN" w:bidi="ar-SA"/>
    </w:rPr>
  </w:style>
  <w:style w:type="character" w:styleId="Hyperlink">
    <w:name w:val="Hyperlink"/>
    <w:basedOn w:val="DefaultParagraphFont"/>
    <w:uiPriority w:val="99"/>
    <w:unhideWhenUsed/>
    <w:rsid w:val="00056474"/>
    <w:rPr>
      <w:color w:val="0563C1" w:themeColor="hyperlink"/>
      <w:u w:val="single"/>
    </w:rPr>
  </w:style>
  <w:style w:type="paragraph" w:styleId="BalloonText">
    <w:name w:val="Balloon Text"/>
    <w:basedOn w:val="Normal"/>
    <w:link w:val="BalloonTextChar"/>
    <w:uiPriority w:val="99"/>
    <w:semiHidden/>
    <w:unhideWhenUsed/>
    <w:rsid w:val="00CE4721"/>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CE4721"/>
    <w:rPr>
      <w:rFonts w:ascii="Segoe UI" w:hAnsi="Segoe UI" w:cs="Angsana New"/>
      <w:sz w:val="18"/>
      <w:szCs w:val="22"/>
    </w:rPr>
  </w:style>
  <w:style w:type="paragraph" w:styleId="ListParagraph">
    <w:name w:val="List Paragraph"/>
    <w:basedOn w:val="Normal"/>
    <w:uiPriority w:val="34"/>
    <w:qFormat/>
    <w:rsid w:val="00656275"/>
    <w:pPr>
      <w:ind w:left="720"/>
      <w:contextualSpacing/>
    </w:pPr>
  </w:style>
  <w:style w:type="table" w:styleId="TableGrid">
    <w:name w:val="Table Grid"/>
    <w:basedOn w:val="TableNormal"/>
    <w:uiPriority w:val="59"/>
    <w:rsid w:val="0065627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B14F53"/>
    <w:pPr>
      <w:spacing w:before="100" w:beforeAutospacing="1" w:after="100" w:afterAutospacing="1"/>
    </w:pPr>
    <w:rPr>
      <w:rFonts w:ascii="Times New Roman" w:eastAsia="Times New Roman" w:hAnsi="Times New Roman" w:cs="Times New Roman"/>
      <w:szCs w:val="24"/>
      <w:lang w:bidi="ar-SA"/>
    </w:rPr>
  </w:style>
  <w:style w:type="character" w:customStyle="1" w:styleId="normaltextrun">
    <w:name w:val="normaltextrun"/>
    <w:basedOn w:val="DefaultParagraphFont"/>
    <w:rsid w:val="00B14F53"/>
  </w:style>
  <w:style w:type="character" w:customStyle="1" w:styleId="eop">
    <w:name w:val="eop"/>
    <w:basedOn w:val="DefaultParagraphFont"/>
    <w:rsid w:val="00B14F53"/>
  </w:style>
  <w:style w:type="table" w:styleId="GridTable4-Accent1">
    <w:name w:val="Grid Table 4 Accent 1"/>
    <w:basedOn w:val="TableNormal"/>
    <w:uiPriority w:val="49"/>
    <w:rsid w:val="00603C6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A102F5"/>
    <w:pPr>
      <w:spacing w:after="200"/>
    </w:pPr>
    <w:rPr>
      <w:i/>
      <w:iCs/>
      <w:color w:val="44546A" w:themeColor="text2"/>
      <w:sz w:val="18"/>
      <w:szCs w:val="22"/>
    </w:rPr>
  </w:style>
  <w:style w:type="paragraph" w:styleId="NormalWeb">
    <w:name w:val="Normal (Web)"/>
    <w:basedOn w:val="Normal"/>
    <w:uiPriority w:val="99"/>
    <w:unhideWhenUsed/>
    <w:rsid w:val="001E7C64"/>
    <w:pPr>
      <w:spacing w:before="100" w:beforeAutospacing="1" w:after="100" w:afterAutospacing="1"/>
    </w:pPr>
    <w:rPr>
      <w:rFonts w:ascii="Times New Roman" w:eastAsia="Times New Roman" w:hAnsi="Times New Roman" w:cs="Times New Roman"/>
      <w:szCs w:val="24"/>
      <w:lang w:val="en-CA" w:eastAsia="en-C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081266">
      <w:bodyDiv w:val="1"/>
      <w:marLeft w:val="0"/>
      <w:marRight w:val="0"/>
      <w:marTop w:val="0"/>
      <w:marBottom w:val="0"/>
      <w:divBdr>
        <w:top w:val="none" w:sz="0" w:space="0" w:color="auto"/>
        <w:left w:val="none" w:sz="0" w:space="0" w:color="auto"/>
        <w:bottom w:val="none" w:sz="0" w:space="0" w:color="auto"/>
        <w:right w:val="none" w:sz="0" w:space="0" w:color="auto"/>
      </w:divBdr>
      <w:divsChild>
        <w:div w:id="558632260">
          <w:marLeft w:val="0"/>
          <w:marRight w:val="0"/>
          <w:marTop w:val="0"/>
          <w:marBottom w:val="0"/>
          <w:divBdr>
            <w:top w:val="none" w:sz="0" w:space="0" w:color="auto"/>
            <w:left w:val="none" w:sz="0" w:space="0" w:color="auto"/>
            <w:bottom w:val="none" w:sz="0" w:space="0" w:color="auto"/>
            <w:right w:val="none" w:sz="0" w:space="0" w:color="auto"/>
          </w:divBdr>
          <w:divsChild>
            <w:div w:id="44840787">
              <w:marLeft w:val="0"/>
              <w:marRight w:val="0"/>
              <w:marTop w:val="0"/>
              <w:marBottom w:val="0"/>
              <w:divBdr>
                <w:top w:val="none" w:sz="0" w:space="0" w:color="auto"/>
                <w:left w:val="none" w:sz="0" w:space="0" w:color="auto"/>
                <w:bottom w:val="none" w:sz="0" w:space="0" w:color="auto"/>
                <w:right w:val="none" w:sz="0" w:space="0" w:color="auto"/>
              </w:divBdr>
              <w:divsChild>
                <w:div w:id="192891786">
                  <w:marLeft w:val="0"/>
                  <w:marRight w:val="0"/>
                  <w:marTop w:val="0"/>
                  <w:marBottom w:val="0"/>
                  <w:divBdr>
                    <w:top w:val="none" w:sz="0" w:space="0" w:color="auto"/>
                    <w:left w:val="none" w:sz="0" w:space="0" w:color="auto"/>
                    <w:bottom w:val="none" w:sz="0" w:space="0" w:color="auto"/>
                    <w:right w:val="none" w:sz="0" w:space="0" w:color="auto"/>
                  </w:divBdr>
                </w:div>
              </w:divsChild>
            </w:div>
            <w:div w:id="111943595">
              <w:marLeft w:val="0"/>
              <w:marRight w:val="0"/>
              <w:marTop w:val="0"/>
              <w:marBottom w:val="0"/>
              <w:divBdr>
                <w:top w:val="none" w:sz="0" w:space="0" w:color="auto"/>
                <w:left w:val="none" w:sz="0" w:space="0" w:color="auto"/>
                <w:bottom w:val="none" w:sz="0" w:space="0" w:color="auto"/>
                <w:right w:val="none" w:sz="0" w:space="0" w:color="auto"/>
              </w:divBdr>
              <w:divsChild>
                <w:div w:id="192766920">
                  <w:marLeft w:val="0"/>
                  <w:marRight w:val="0"/>
                  <w:marTop w:val="0"/>
                  <w:marBottom w:val="0"/>
                  <w:divBdr>
                    <w:top w:val="none" w:sz="0" w:space="0" w:color="auto"/>
                    <w:left w:val="none" w:sz="0" w:space="0" w:color="auto"/>
                    <w:bottom w:val="none" w:sz="0" w:space="0" w:color="auto"/>
                    <w:right w:val="none" w:sz="0" w:space="0" w:color="auto"/>
                  </w:divBdr>
                </w:div>
              </w:divsChild>
            </w:div>
            <w:div w:id="113062112">
              <w:marLeft w:val="0"/>
              <w:marRight w:val="0"/>
              <w:marTop w:val="0"/>
              <w:marBottom w:val="0"/>
              <w:divBdr>
                <w:top w:val="none" w:sz="0" w:space="0" w:color="auto"/>
                <w:left w:val="none" w:sz="0" w:space="0" w:color="auto"/>
                <w:bottom w:val="none" w:sz="0" w:space="0" w:color="auto"/>
                <w:right w:val="none" w:sz="0" w:space="0" w:color="auto"/>
              </w:divBdr>
              <w:divsChild>
                <w:div w:id="2144078172">
                  <w:marLeft w:val="0"/>
                  <w:marRight w:val="0"/>
                  <w:marTop w:val="0"/>
                  <w:marBottom w:val="0"/>
                  <w:divBdr>
                    <w:top w:val="none" w:sz="0" w:space="0" w:color="auto"/>
                    <w:left w:val="none" w:sz="0" w:space="0" w:color="auto"/>
                    <w:bottom w:val="none" w:sz="0" w:space="0" w:color="auto"/>
                    <w:right w:val="none" w:sz="0" w:space="0" w:color="auto"/>
                  </w:divBdr>
                </w:div>
              </w:divsChild>
            </w:div>
            <w:div w:id="209464346">
              <w:marLeft w:val="0"/>
              <w:marRight w:val="0"/>
              <w:marTop w:val="0"/>
              <w:marBottom w:val="0"/>
              <w:divBdr>
                <w:top w:val="none" w:sz="0" w:space="0" w:color="auto"/>
                <w:left w:val="none" w:sz="0" w:space="0" w:color="auto"/>
                <w:bottom w:val="none" w:sz="0" w:space="0" w:color="auto"/>
                <w:right w:val="none" w:sz="0" w:space="0" w:color="auto"/>
              </w:divBdr>
              <w:divsChild>
                <w:div w:id="1499344646">
                  <w:marLeft w:val="0"/>
                  <w:marRight w:val="0"/>
                  <w:marTop w:val="0"/>
                  <w:marBottom w:val="0"/>
                  <w:divBdr>
                    <w:top w:val="none" w:sz="0" w:space="0" w:color="auto"/>
                    <w:left w:val="none" w:sz="0" w:space="0" w:color="auto"/>
                    <w:bottom w:val="none" w:sz="0" w:space="0" w:color="auto"/>
                    <w:right w:val="none" w:sz="0" w:space="0" w:color="auto"/>
                  </w:divBdr>
                </w:div>
              </w:divsChild>
            </w:div>
            <w:div w:id="252666340">
              <w:marLeft w:val="0"/>
              <w:marRight w:val="0"/>
              <w:marTop w:val="0"/>
              <w:marBottom w:val="0"/>
              <w:divBdr>
                <w:top w:val="none" w:sz="0" w:space="0" w:color="auto"/>
                <w:left w:val="none" w:sz="0" w:space="0" w:color="auto"/>
                <w:bottom w:val="none" w:sz="0" w:space="0" w:color="auto"/>
                <w:right w:val="none" w:sz="0" w:space="0" w:color="auto"/>
              </w:divBdr>
              <w:divsChild>
                <w:div w:id="1329140351">
                  <w:marLeft w:val="0"/>
                  <w:marRight w:val="0"/>
                  <w:marTop w:val="0"/>
                  <w:marBottom w:val="0"/>
                  <w:divBdr>
                    <w:top w:val="none" w:sz="0" w:space="0" w:color="auto"/>
                    <w:left w:val="none" w:sz="0" w:space="0" w:color="auto"/>
                    <w:bottom w:val="none" w:sz="0" w:space="0" w:color="auto"/>
                    <w:right w:val="none" w:sz="0" w:space="0" w:color="auto"/>
                  </w:divBdr>
                </w:div>
              </w:divsChild>
            </w:div>
            <w:div w:id="254554241">
              <w:marLeft w:val="0"/>
              <w:marRight w:val="0"/>
              <w:marTop w:val="0"/>
              <w:marBottom w:val="0"/>
              <w:divBdr>
                <w:top w:val="none" w:sz="0" w:space="0" w:color="auto"/>
                <w:left w:val="none" w:sz="0" w:space="0" w:color="auto"/>
                <w:bottom w:val="none" w:sz="0" w:space="0" w:color="auto"/>
                <w:right w:val="none" w:sz="0" w:space="0" w:color="auto"/>
              </w:divBdr>
              <w:divsChild>
                <w:div w:id="1619291324">
                  <w:marLeft w:val="0"/>
                  <w:marRight w:val="0"/>
                  <w:marTop w:val="0"/>
                  <w:marBottom w:val="0"/>
                  <w:divBdr>
                    <w:top w:val="none" w:sz="0" w:space="0" w:color="auto"/>
                    <w:left w:val="none" w:sz="0" w:space="0" w:color="auto"/>
                    <w:bottom w:val="none" w:sz="0" w:space="0" w:color="auto"/>
                    <w:right w:val="none" w:sz="0" w:space="0" w:color="auto"/>
                  </w:divBdr>
                </w:div>
              </w:divsChild>
            </w:div>
            <w:div w:id="272564747">
              <w:marLeft w:val="0"/>
              <w:marRight w:val="0"/>
              <w:marTop w:val="0"/>
              <w:marBottom w:val="0"/>
              <w:divBdr>
                <w:top w:val="none" w:sz="0" w:space="0" w:color="auto"/>
                <w:left w:val="none" w:sz="0" w:space="0" w:color="auto"/>
                <w:bottom w:val="none" w:sz="0" w:space="0" w:color="auto"/>
                <w:right w:val="none" w:sz="0" w:space="0" w:color="auto"/>
              </w:divBdr>
              <w:divsChild>
                <w:div w:id="1858930625">
                  <w:marLeft w:val="0"/>
                  <w:marRight w:val="0"/>
                  <w:marTop w:val="0"/>
                  <w:marBottom w:val="0"/>
                  <w:divBdr>
                    <w:top w:val="none" w:sz="0" w:space="0" w:color="auto"/>
                    <w:left w:val="none" w:sz="0" w:space="0" w:color="auto"/>
                    <w:bottom w:val="none" w:sz="0" w:space="0" w:color="auto"/>
                    <w:right w:val="none" w:sz="0" w:space="0" w:color="auto"/>
                  </w:divBdr>
                </w:div>
              </w:divsChild>
            </w:div>
            <w:div w:id="296763467">
              <w:marLeft w:val="0"/>
              <w:marRight w:val="0"/>
              <w:marTop w:val="0"/>
              <w:marBottom w:val="0"/>
              <w:divBdr>
                <w:top w:val="none" w:sz="0" w:space="0" w:color="auto"/>
                <w:left w:val="none" w:sz="0" w:space="0" w:color="auto"/>
                <w:bottom w:val="none" w:sz="0" w:space="0" w:color="auto"/>
                <w:right w:val="none" w:sz="0" w:space="0" w:color="auto"/>
              </w:divBdr>
              <w:divsChild>
                <w:div w:id="1926719362">
                  <w:marLeft w:val="0"/>
                  <w:marRight w:val="0"/>
                  <w:marTop w:val="0"/>
                  <w:marBottom w:val="0"/>
                  <w:divBdr>
                    <w:top w:val="none" w:sz="0" w:space="0" w:color="auto"/>
                    <w:left w:val="none" w:sz="0" w:space="0" w:color="auto"/>
                    <w:bottom w:val="none" w:sz="0" w:space="0" w:color="auto"/>
                    <w:right w:val="none" w:sz="0" w:space="0" w:color="auto"/>
                  </w:divBdr>
                </w:div>
              </w:divsChild>
            </w:div>
            <w:div w:id="318777246">
              <w:marLeft w:val="0"/>
              <w:marRight w:val="0"/>
              <w:marTop w:val="0"/>
              <w:marBottom w:val="0"/>
              <w:divBdr>
                <w:top w:val="none" w:sz="0" w:space="0" w:color="auto"/>
                <w:left w:val="none" w:sz="0" w:space="0" w:color="auto"/>
                <w:bottom w:val="none" w:sz="0" w:space="0" w:color="auto"/>
                <w:right w:val="none" w:sz="0" w:space="0" w:color="auto"/>
              </w:divBdr>
              <w:divsChild>
                <w:div w:id="1588465879">
                  <w:marLeft w:val="0"/>
                  <w:marRight w:val="0"/>
                  <w:marTop w:val="0"/>
                  <w:marBottom w:val="0"/>
                  <w:divBdr>
                    <w:top w:val="none" w:sz="0" w:space="0" w:color="auto"/>
                    <w:left w:val="none" w:sz="0" w:space="0" w:color="auto"/>
                    <w:bottom w:val="none" w:sz="0" w:space="0" w:color="auto"/>
                    <w:right w:val="none" w:sz="0" w:space="0" w:color="auto"/>
                  </w:divBdr>
                </w:div>
              </w:divsChild>
            </w:div>
            <w:div w:id="339894046">
              <w:marLeft w:val="0"/>
              <w:marRight w:val="0"/>
              <w:marTop w:val="0"/>
              <w:marBottom w:val="0"/>
              <w:divBdr>
                <w:top w:val="none" w:sz="0" w:space="0" w:color="auto"/>
                <w:left w:val="none" w:sz="0" w:space="0" w:color="auto"/>
                <w:bottom w:val="none" w:sz="0" w:space="0" w:color="auto"/>
                <w:right w:val="none" w:sz="0" w:space="0" w:color="auto"/>
              </w:divBdr>
              <w:divsChild>
                <w:div w:id="1285231518">
                  <w:marLeft w:val="0"/>
                  <w:marRight w:val="0"/>
                  <w:marTop w:val="0"/>
                  <w:marBottom w:val="0"/>
                  <w:divBdr>
                    <w:top w:val="none" w:sz="0" w:space="0" w:color="auto"/>
                    <w:left w:val="none" w:sz="0" w:space="0" w:color="auto"/>
                    <w:bottom w:val="none" w:sz="0" w:space="0" w:color="auto"/>
                    <w:right w:val="none" w:sz="0" w:space="0" w:color="auto"/>
                  </w:divBdr>
                </w:div>
              </w:divsChild>
            </w:div>
            <w:div w:id="418530461">
              <w:marLeft w:val="0"/>
              <w:marRight w:val="0"/>
              <w:marTop w:val="0"/>
              <w:marBottom w:val="0"/>
              <w:divBdr>
                <w:top w:val="none" w:sz="0" w:space="0" w:color="auto"/>
                <w:left w:val="none" w:sz="0" w:space="0" w:color="auto"/>
                <w:bottom w:val="none" w:sz="0" w:space="0" w:color="auto"/>
                <w:right w:val="none" w:sz="0" w:space="0" w:color="auto"/>
              </w:divBdr>
              <w:divsChild>
                <w:div w:id="1973246122">
                  <w:marLeft w:val="0"/>
                  <w:marRight w:val="0"/>
                  <w:marTop w:val="0"/>
                  <w:marBottom w:val="0"/>
                  <w:divBdr>
                    <w:top w:val="none" w:sz="0" w:space="0" w:color="auto"/>
                    <w:left w:val="none" w:sz="0" w:space="0" w:color="auto"/>
                    <w:bottom w:val="none" w:sz="0" w:space="0" w:color="auto"/>
                    <w:right w:val="none" w:sz="0" w:space="0" w:color="auto"/>
                  </w:divBdr>
                </w:div>
              </w:divsChild>
            </w:div>
            <w:div w:id="444740778">
              <w:marLeft w:val="0"/>
              <w:marRight w:val="0"/>
              <w:marTop w:val="0"/>
              <w:marBottom w:val="0"/>
              <w:divBdr>
                <w:top w:val="none" w:sz="0" w:space="0" w:color="auto"/>
                <w:left w:val="none" w:sz="0" w:space="0" w:color="auto"/>
                <w:bottom w:val="none" w:sz="0" w:space="0" w:color="auto"/>
                <w:right w:val="none" w:sz="0" w:space="0" w:color="auto"/>
              </w:divBdr>
              <w:divsChild>
                <w:div w:id="1441602082">
                  <w:marLeft w:val="0"/>
                  <w:marRight w:val="0"/>
                  <w:marTop w:val="0"/>
                  <w:marBottom w:val="0"/>
                  <w:divBdr>
                    <w:top w:val="none" w:sz="0" w:space="0" w:color="auto"/>
                    <w:left w:val="none" w:sz="0" w:space="0" w:color="auto"/>
                    <w:bottom w:val="none" w:sz="0" w:space="0" w:color="auto"/>
                    <w:right w:val="none" w:sz="0" w:space="0" w:color="auto"/>
                  </w:divBdr>
                </w:div>
              </w:divsChild>
            </w:div>
            <w:div w:id="485511056">
              <w:marLeft w:val="0"/>
              <w:marRight w:val="0"/>
              <w:marTop w:val="0"/>
              <w:marBottom w:val="0"/>
              <w:divBdr>
                <w:top w:val="none" w:sz="0" w:space="0" w:color="auto"/>
                <w:left w:val="none" w:sz="0" w:space="0" w:color="auto"/>
                <w:bottom w:val="none" w:sz="0" w:space="0" w:color="auto"/>
                <w:right w:val="none" w:sz="0" w:space="0" w:color="auto"/>
              </w:divBdr>
              <w:divsChild>
                <w:div w:id="754862760">
                  <w:marLeft w:val="0"/>
                  <w:marRight w:val="0"/>
                  <w:marTop w:val="0"/>
                  <w:marBottom w:val="0"/>
                  <w:divBdr>
                    <w:top w:val="none" w:sz="0" w:space="0" w:color="auto"/>
                    <w:left w:val="none" w:sz="0" w:space="0" w:color="auto"/>
                    <w:bottom w:val="none" w:sz="0" w:space="0" w:color="auto"/>
                    <w:right w:val="none" w:sz="0" w:space="0" w:color="auto"/>
                  </w:divBdr>
                </w:div>
              </w:divsChild>
            </w:div>
            <w:div w:id="530925399">
              <w:marLeft w:val="0"/>
              <w:marRight w:val="0"/>
              <w:marTop w:val="0"/>
              <w:marBottom w:val="0"/>
              <w:divBdr>
                <w:top w:val="none" w:sz="0" w:space="0" w:color="auto"/>
                <w:left w:val="none" w:sz="0" w:space="0" w:color="auto"/>
                <w:bottom w:val="none" w:sz="0" w:space="0" w:color="auto"/>
                <w:right w:val="none" w:sz="0" w:space="0" w:color="auto"/>
              </w:divBdr>
              <w:divsChild>
                <w:div w:id="612707815">
                  <w:marLeft w:val="0"/>
                  <w:marRight w:val="0"/>
                  <w:marTop w:val="0"/>
                  <w:marBottom w:val="0"/>
                  <w:divBdr>
                    <w:top w:val="none" w:sz="0" w:space="0" w:color="auto"/>
                    <w:left w:val="none" w:sz="0" w:space="0" w:color="auto"/>
                    <w:bottom w:val="none" w:sz="0" w:space="0" w:color="auto"/>
                    <w:right w:val="none" w:sz="0" w:space="0" w:color="auto"/>
                  </w:divBdr>
                </w:div>
              </w:divsChild>
            </w:div>
            <w:div w:id="538903748">
              <w:marLeft w:val="0"/>
              <w:marRight w:val="0"/>
              <w:marTop w:val="0"/>
              <w:marBottom w:val="0"/>
              <w:divBdr>
                <w:top w:val="none" w:sz="0" w:space="0" w:color="auto"/>
                <w:left w:val="none" w:sz="0" w:space="0" w:color="auto"/>
                <w:bottom w:val="none" w:sz="0" w:space="0" w:color="auto"/>
                <w:right w:val="none" w:sz="0" w:space="0" w:color="auto"/>
              </w:divBdr>
              <w:divsChild>
                <w:div w:id="329871038">
                  <w:marLeft w:val="0"/>
                  <w:marRight w:val="0"/>
                  <w:marTop w:val="0"/>
                  <w:marBottom w:val="0"/>
                  <w:divBdr>
                    <w:top w:val="none" w:sz="0" w:space="0" w:color="auto"/>
                    <w:left w:val="none" w:sz="0" w:space="0" w:color="auto"/>
                    <w:bottom w:val="none" w:sz="0" w:space="0" w:color="auto"/>
                    <w:right w:val="none" w:sz="0" w:space="0" w:color="auto"/>
                  </w:divBdr>
                </w:div>
              </w:divsChild>
            </w:div>
            <w:div w:id="539047690">
              <w:marLeft w:val="0"/>
              <w:marRight w:val="0"/>
              <w:marTop w:val="0"/>
              <w:marBottom w:val="0"/>
              <w:divBdr>
                <w:top w:val="none" w:sz="0" w:space="0" w:color="auto"/>
                <w:left w:val="none" w:sz="0" w:space="0" w:color="auto"/>
                <w:bottom w:val="none" w:sz="0" w:space="0" w:color="auto"/>
                <w:right w:val="none" w:sz="0" w:space="0" w:color="auto"/>
              </w:divBdr>
              <w:divsChild>
                <w:div w:id="597906232">
                  <w:marLeft w:val="0"/>
                  <w:marRight w:val="0"/>
                  <w:marTop w:val="0"/>
                  <w:marBottom w:val="0"/>
                  <w:divBdr>
                    <w:top w:val="none" w:sz="0" w:space="0" w:color="auto"/>
                    <w:left w:val="none" w:sz="0" w:space="0" w:color="auto"/>
                    <w:bottom w:val="none" w:sz="0" w:space="0" w:color="auto"/>
                    <w:right w:val="none" w:sz="0" w:space="0" w:color="auto"/>
                  </w:divBdr>
                </w:div>
              </w:divsChild>
            </w:div>
            <w:div w:id="548225967">
              <w:marLeft w:val="0"/>
              <w:marRight w:val="0"/>
              <w:marTop w:val="0"/>
              <w:marBottom w:val="0"/>
              <w:divBdr>
                <w:top w:val="none" w:sz="0" w:space="0" w:color="auto"/>
                <w:left w:val="none" w:sz="0" w:space="0" w:color="auto"/>
                <w:bottom w:val="none" w:sz="0" w:space="0" w:color="auto"/>
                <w:right w:val="none" w:sz="0" w:space="0" w:color="auto"/>
              </w:divBdr>
              <w:divsChild>
                <w:div w:id="491220684">
                  <w:marLeft w:val="0"/>
                  <w:marRight w:val="0"/>
                  <w:marTop w:val="0"/>
                  <w:marBottom w:val="0"/>
                  <w:divBdr>
                    <w:top w:val="none" w:sz="0" w:space="0" w:color="auto"/>
                    <w:left w:val="none" w:sz="0" w:space="0" w:color="auto"/>
                    <w:bottom w:val="none" w:sz="0" w:space="0" w:color="auto"/>
                    <w:right w:val="none" w:sz="0" w:space="0" w:color="auto"/>
                  </w:divBdr>
                </w:div>
              </w:divsChild>
            </w:div>
            <w:div w:id="556817394">
              <w:marLeft w:val="0"/>
              <w:marRight w:val="0"/>
              <w:marTop w:val="0"/>
              <w:marBottom w:val="0"/>
              <w:divBdr>
                <w:top w:val="none" w:sz="0" w:space="0" w:color="auto"/>
                <w:left w:val="none" w:sz="0" w:space="0" w:color="auto"/>
                <w:bottom w:val="none" w:sz="0" w:space="0" w:color="auto"/>
                <w:right w:val="none" w:sz="0" w:space="0" w:color="auto"/>
              </w:divBdr>
              <w:divsChild>
                <w:div w:id="1425414520">
                  <w:marLeft w:val="0"/>
                  <w:marRight w:val="0"/>
                  <w:marTop w:val="0"/>
                  <w:marBottom w:val="0"/>
                  <w:divBdr>
                    <w:top w:val="none" w:sz="0" w:space="0" w:color="auto"/>
                    <w:left w:val="none" w:sz="0" w:space="0" w:color="auto"/>
                    <w:bottom w:val="none" w:sz="0" w:space="0" w:color="auto"/>
                    <w:right w:val="none" w:sz="0" w:space="0" w:color="auto"/>
                  </w:divBdr>
                </w:div>
              </w:divsChild>
            </w:div>
            <w:div w:id="573273496">
              <w:marLeft w:val="0"/>
              <w:marRight w:val="0"/>
              <w:marTop w:val="0"/>
              <w:marBottom w:val="0"/>
              <w:divBdr>
                <w:top w:val="none" w:sz="0" w:space="0" w:color="auto"/>
                <w:left w:val="none" w:sz="0" w:space="0" w:color="auto"/>
                <w:bottom w:val="none" w:sz="0" w:space="0" w:color="auto"/>
                <w:right w:val="none" w:sz="0" w:space="0" w:color="auto"/>
              </w:divBdr>
              <w:divsChild>
                <w:div w:id="768047200">
                  <w:marLeft w:val="0"/>
                  <w:marRight w:val="0"/>
                  <w:marTop w:val="0"/>
                  <w:marBottom w:val="0"/>
                  <w:divBdr>
                    <w:top w:val="none" w:sz="0" w:space="0" w:color="auto"/>
                    <w:left w:val="none" w:sz="0" w:space="0" w:color="auto"/>
                    <w:bottom w:val="none" w:sz="0" w:space="0" w:color="auto"/>
                    <w:right w:val="none" w:sz="0" w:space="0" w:color="auto"/>
                  </w:divBdr>
                </w:div>
              </w:divsChild>
            </w:div>
            <w:div w:id="714162001">
              <w:marLeft w:val="0"/>
              <w:marRight w:val="0"/>
              <w:marTop w:val="0"/>
              <w:marBottom w:val="0"/>
              <w:divBdr>
                <w:top w:val="none" w:sz="0" w:space="0" w:color="auto"/>
                <w:left w:val="none" w:sz="0" w:space="0" w:color="auto"/>
                <w:bottom w:val="none" w:sz="0" w:space="0" w:color="auto"/>
                <w:right w:val="none" w:sz="0" w:space="0" w:color="auto"/>
              </w:divBdr>
              <w:divsChild>
                <w:div w:id="1526793491">
                  <w:marLeft w:val="0"/>
                  <w:marRight w:val="0"/>
                  <w:marTop w:val="0"/>
                  <w:marBottom w:val="0"/>
                  <w:divBdr>
                    <w:top w:val="none" w:sz="0" w:space="0" w:color="auto"/>
                    <w:left w:val="none" w:sz="0" w:space="0" w:color="auto"/>
                    <w:bottom w:val="none" w:sz="0" w:space="0" w:color="auto"/>
                    <w:right w:val="none" w:sz="0" w:space="0" w:color="auto"/>
                  </w:divBdr>
                </w:div>
              </w:divsChild>
            </w:div>
            <w:div w:id="751513381">
              <w:marLeft w:val="0"/>
              <w:marRight w:val="0"/>
              <w:marTop w:val="0"/>
              <w:marBottom w:val="0"/>
              <w:divBdr>
                <w:top w:val="none" w:sz="0" w:space="0" w:color="auto"/>
                <w:left w:val="none" w:sz="0" w:space="0" w:color="auto"/>
                <w:bottom w:val="none" w:sz="0" w:space="0" w:color="auto"/>
                <w:right w:val="none" w:sz="0" w:space="0" w:color="auto"/>
              </w:divBdr>
              <w:divsChild>
                <w:div w:id="487285021">
                  <w:marLeft w:val="0"/>
                  <w:marRight w:val="0"/>
                  <w:marTop w:val="0"/>
                  <w:marBottom w:val="0"/>
                  <w:divBdr>
                    <w:top w:val="none" w:sz="0" w:space="0" w:color="auto"/>
                    <w:left w:val="none" w:sz="0" w:space="0" w:color="auto"/>
                    <w:bottom w:val="none" w:sz="0" w:space="0" w:color="auto"/>
                    <w:right w:val="none" w:sz="0" w:space="0" w:color="auto"/>
                  </w:divBdr>
                </w:div>
              </w:divsChild>
            </w:div>
            <w:div w:id="757098892">
              <w:marLeft w:val="0"/>
              <w:marRight w:val="0"/>
              <w:marTop w:val="0"/>
              <w:marBottom w:val="0"/>
              <w:divBdr>
                <w:top w:val="none" w:sz="0" w:space="0" w:color="auto"/>
                <w:left w:val="none" w:sz="0" w:space="0" w:color="auto"/>
                <w:bottom w:val="none" w:sz="0" w:space="0" w:color="auto"/>
                <w:right w:val="none" w:sz="0" w:space="0" w:color="auto"/>
              </w:divBdr>
              <w:divsChild>
                <w:div w:id="632834561">
                  <w:marLeft w:val="0"/>
                  <w:marRight w:val="0"/>
                  <w:marTop w:val="0"/>
                  <w:marBottom w:val="0"/>
                  <w:divBdr>
                    <w:top w:val="none" w:sz="0" w:space="0" w:color="auto"/>
                    <w:left w:val="none" w:sz="0" w:space="0" w:color="auto"/>
                    <w:bottom w:val="none" w:sz="0" w:space="0" w:color="auto"/>
                    <w:right w:val="none" w:sz="0" w:space="0" w:color="auto"/>
                  </w:divBdr>
                </w:div>
              </w:divsChild>
            </w:div>
            <w:div w:id="792821022">
              <w:marLeft w:val="0"/>
              <w:marRight w:val="0"/>
              <w:marTop w:val="0"/>
              <w:marBottom w:val="0"/>
              <w:divBdr>
                <w:top w:val="none" w:sz="0" w:space="0" w:color="auto"/>
                <w:left w:val="none" w:sz="0" w:space="0" w:color="auto"/>
                <w:bottom w:val="none" w:sz="0" w:space="0" w:color="auto"/>
                <w:right w:val="none" w:sz="0" w:space="0" w:color="auto"/>
              </w:divBdr>
              <w:divsChild>
                <w:div w:id="1374503815">
                  <w:marLeft w:val="0"/>
                  <w:marRight w:val="0"/>
                  <w:marTop w:val="0"/>
                  <w:marBottom w:val="0"/>
                  <w:divBdr>
                    <w:top w:val="none" w:sz="0" w:space="0" w:color="auto"/>
                    <w:left w:val="none" w:sz="0" w:space="0" w:color="auto"/>
                    <w:bottom w:val="none" w:sz="0" w:space="0" w:color="auto"/>
                    <w:right w:val="none" w:sz="0" w:space="0" w:color="auto"/>
                  </w:divBdr>
                </w:div>
              </w:divsChild>
            </w:div>
            <w:div w:id="826362435">
              <w:marLeft w:val="0"/>
              <w:marRight w:val="0"/>
              <w:marTop w:val="0"/>
              <w:marBottom w:val="0"/>
              <w:divBdr>
                <w:top w:val="none" w:sz="0" w:space="0" w:color="auto"/>
                <w:left w:val="none" w:sz="0" w:space="0" w:color="auto"/>
                <w:bottom w:val="none" w:sz="0" w:space="0" w:color="auto"/>
                <w:right w:val="none" w:sz="0" w:space="0" w:color="auto"/>
              </w:divBdr>
              <w:divsChild>
                <w:div w:id="1526670560">
                  <w:marLeft w:val="0"/>
                  <w:marRight w:val="0"/>
                  <w:marTop w:val="0"/>
                  <w:marBottom w:val="0"/>
                  <w:divBdr>
                    <w:top w:val="none" w:sz="0" w:space="0" w:color="auto"/>
                    <w:left w:val="none" w:sz="0" w:space="0" w:color="auto"/>
                    <w:bottom w:val="none" w:sz="0" w:space="0" w:color="auto"/>
                    <w:right w:val="none" w:sz="0" w:space="0" w:color="auto"/>
                  </w:divBdr>
                </w:div>
              </w:divsChild>
            </w:div>
            <w:div w:id="853416901">
              <w:marLeft w:val="0"/>
              <w:marRight w:val="0"/>
              <w:marTop w:val="0"/>
              <w:marBottom w:val="0"/>
              <w:divBdr>
                <w:top w:val="none" w:sz="0" w:space="0" w:color="auto"/>
                <w:left w:val="none" w:sz="0" w:space="0" w:color="auto"/>
                <w:bottom w:val="none" w:sz="0" w:space="0" w:color="auto"/>
                <w:right w:val="none" w:sz="0" w:space="0" w:color="auto"/>
              </w:divBdr>
              <w:divsChild>
                <w:div w:id="955911710">
                  <w:marLeft w:val="0"/>
                  <w:marRight w:val="0"/>
                  <w:marTop w:val="0"/>
                  <w:marBottom w:val="0"/>
                  <w:divBdr>
                    <w:top w:val="none" w:sz="0" w:space="0" w:color="auto"/>
                    <w:left w:val="none" w:sz="0" w:space="0" w:color="auto"/>
                    <w:bottom w:val="none" w:sz="0" w:space="0" w:color="auto"/>
                    <w:right w:val="none" w:sz="0" w:space="0" w:color="auto"/>
                  </w:divBdr>
                </w:div>
              </w:divsChild>
            </w:div>
            <w:div w:id="862791438">
              <w:marLeft w:val="0"/>
              <w:marRight w:val="0"/>
              <w:marTop w:val="0"/>
              <w:marBottom w:val="0"/>
              <w:divBdr>
                <w:top w:val="none" w:sz="0" w:space="0" w:color="auto"/>
                <w:left w:val="none" w:sz="0" w:space="0" w:color="auto"/>
                <w:bottom w:val="none" w:sz="0" w:space="0" w:color="auto"/>
                <w:right w:val="none" w:sz="0" w:space="0" w:color="auto"/>
              </w:divBdr>
              <w:divsChild>
                <w:div w:id="2048138537">
                  <w:marLeft w:val="0"/>
                  <w:marRight w:val="0"/>
                  <w:marTop w:val="0"/>
                  <w:marBottom w:val="0"/>
                  <w:divBdr>
                    <w:top w:val="none" w:sz="0" w:space="0" w:color="auto"/>
                    <w:left w:val="none" w:sz="0" w:space="0" w:color="auto"/>
                    <w:bottom w:val="none" w:sz="0" w:space="0" w:color="auto"/>
                    <w:right w:val="none" w:sz="0" w:space="0" w:color="auto"/>
                  </w:divBdr>
                </w:div>
              </w:divsChild>
            </w:div>
            <w:div w:id="972249080">
              <w:marLeft w:val="0"/>
              <w:marRight w:val="0"/>
              <w:marTop w:val="0"/>
              <w:marBottom w:val="0"/>
              <w:divBdr>
                <w:top w:val="none" w:sz="0" w:space="0" w:color="auto"/>
                <w:left w:val="none" w:sz="0" w:space="0" w:color="auto"/>
                <w:bottom w:val="none" w:sz="0" w:space="0" w:color="auto"/>
                <w:right w:val="none" w:sz="0" w:space="0" w:color="auto"/>
              </w:divBdr>
              <w:divsChild>
                <w:div w:id="2005011578">
                  <w:marLeft w:val="0"/>
                  <w:marRight w:val="0"/>
                  <w:marTop w:val="0"/>
                  <w:marBottom w:val="0"/>
                  <w:divBdr>
                    <w:top w:val="none" w:sz="0" w:space="0" w:color="auto"/>
                    <w:left w:val="none" w:sz="0" w:space="0" w:color="auto"/>
                    <w:bottom w:val="none" w:sz="0" w:space="0" w:color="auto"/>
                    <w:right w:val="none" w:sz="0" w:space="0" w:color="auto"/>
                  </w:divBdr>
                </w:div>
              </w:divsChild>
            </w:div>
            <w:div w:id="982732711">
              <w:marLeft w:val="0"/>
              <w:marRight w:val="0"/>
              <w:marTop w:val="0"/>
              <w:marBottom w:val="0"/>
              <w:divBdr>
                <w:top w:val="none" w:sz="0" w:space="0" w:color="auto"/>
                <w:left w:val="none" w:sz="0" w:space="0" w:color="auto"/>
                <w:bottom w:val="none" w:sz="0" w:space="0" w:color="auto"/>
                <w:right w:val="none" w:sz="0" w:space="0" w:color="auto"/>
              </w:divBdr>
              <w:divsChild>
                <w:div w:id="1998148986">
                  <w:marLeft w:val="0"/>
                  <w:marRight w:val="0"/>
                  <w:marTop w:val="0"/>
                  <w:marBottom w:val="0"/>
                  <w:divBdr>
                    <w:top w:val="none" w:sz="0" w:space="0" w:color="auto"/>
                    <w:left w:val="none" w:sz="0" w:space="0" w:color="auto"/>
                    <w:bottom w:val="none" w:sz="0" w:space="0" w:color="auto"/>
                    <w:right w:val="none" w:sz="0" w:space="0" w:color="auto"/>
                  </w:divBdr>
                </w:div>
              </w:divsChild>
            </w:div>
            <w:div w:id="982734309">
              <w:marLeft w:val="0"/>
              <w:marRight w:val="0"/>
              <w:marTop w:val="0"/>
              <w:marBottom w:val="0"/>
              <w:divBdr>
                <w:top w:val="none" w:sz="0" w:space="0" w:color="auto"/>
                <w:left w:val="none" w:sz="0" w:space="0" w:color="auto"/>
                <w:bottom w:val="none" w:sz="0" w:space="0" w:color="auto"/>
                <w:right w:val="none" w:sz="0" w:space="0" w:color="auto"/>
              </w:divBdr>
              <w:divsChild>
                <w:div w:id="2026517973">
                  <w:marLeft w:val="0"/>
                  <w:marRight w:val="0"/>
                  <w:marTop w:val="0"/>
                  <w:marBottom w:val="0"/>
                  <w:divBdr>
                    <w:top w:val="none" w:sz="0" w:space="0" w:color="auto"/>
                    <w:left w:val="none" w:sz="0" w:space="0" w:color="auto"/>
                    <w:bottom w:val="none" w:sz="0" w:space="0" w:color="auto"/>
                    <w:right w:val="none" w:sz="0" w:space="0" w:color="auto"/>
                  </w:divBdr>
                </w:div>
              </w:divsChild>
            </w:div>
            <w:div w:id="1031879614">
              <w:marLeft w:val="0"/>
              <w:marRight w:val="0"/>
              <w:marTop w:val="0"/>
              <w:marBottom w:val="0"/>
              <w:divBdr>
                <w:top w:val="none" w:sz="0" w:space="0" w:color="auto"/>
                <w:left w:val="none" w:sz="0" w:space="0" w:color="auto"/>
                <w:bottom w:val="none" w:sz="0" w:space="0" w:color="auto"/>
                <w:right w:val="none" w:sz="0" w:space="0" w:color="auto"/>
              </w:divBdr>
              <w:divsChild>
                <w:div w:id="2048946522">
                  <w:marLeft w:val="0"/>
                  <w:marRight w:val="0"/>
                  <w:marTop w:val="0"/>
                  <w:marBottom w:val="0"/>
                  <w:divBdr>
                    <w:top w:val="none" w:sz="0" w:space="0" w:color="auto"/>
                    <w:left w:val="none" w:sz="0" w:space="0" w:color="auto"/>
                    <w:bottom w:val="none" w:sz="0" w:space="0" w:color="auto"/>
                    <w:right w:val="none" w:sz="0" w:space="0" w:color="auto"/>
                  </w:divBdr>
                </w:div>
              </w:divsChild>
            </w:div>
            <w:div w:id="1070497617">
              <w:marLeft w:val="0"/>
              <w:marRight w:val="0"/>
              <w:marTop w:val="0"/>
              <w:marBottom w:val="0"/>
              <w:divBdr>
                <w:top w:val="none" w:sz="0" w:space="0" w:color="auto"/>
                <w:left w:val="none" w:sz="0" w:space="0" w:color="auto"/>
                <w:bottom w:val="none" w:sz="0" w:space="0" w:color="auto"/>
                <w:right w:val="none" w:sz="0" w:space="0" w:color="auto"/>
              </w:divBdr>
              <w:divsChild>
                <w:div w:id="1452506729">
                  <w:marLeft w:val="0"/>
                  <w:marRight w:val="0"/>
                  <w:marTop w:val="0"/>
                  <w:marBottom w:val="0"/>
                  <w:divBdr>
                    <w:top w:val="none" w:sz="0" w:space="0" w:color="auto"/>
                    <w:left w:val="none" w:sz="0" w:space="0" w:color="auto"/>
                    <w:bottom w:val="none" w:sz="0" w:space="0" w:color="auto"/>
                    <w:right w:val="none" w:sz="0" w:space="0" w:color="auto"/>
                  </w:divBdr>
                </w:div>
              </w:divsChild>
            </w:div>
            <w:div w:id="1162702000">
              <w:marLeft w:val="0"/>
              <w:marRight w:val="0"/>
              <w:marTop w:val="0"/>
              <w:marBottom w:val="0"/>
              <w:divBdr>
                <w:top w:val="none" w:sz="0" w:space="0" w:color="auto"/>
                <w:left w:val="none" w:sz="0" w:space="0" w:color="auto"/>
                <w:bottom w:val="none" w:sz="0" w:space="0" w:color="auto"/>
                <w:right w:val="none" w:sz="0" w:space="0" w:color="auto"/>
              </w:divBdr>
              <w:divsChild>
                <w:div w:id="1587616681">
                  <w:marLeft w:val="0"/>
                  <w:marRight w:val="0"/>
                  <w:marTop w:val="0"/>
                  <w:marBottom w:val="0"/>
                  <w:divBdr>
                    <w:top w:val="none" w:sz="0" w:space="0" w:color="auto"/>
                    <w:left w:val="none" w:sz="0" w:space="0" w:color="auto"/>
                    <w:bottom w:val="none" w:sz="0" w:space="0" w:color="auto"/>
                    <w:right w:val="none" w:sz="0" w:space="0" w:color="auto"/>
                  </w:divBdr>
                </w:div>
              </w:divsChild>
            </w:div>
            <w:div w:id="1173030768">
              <w:marLeft w:val="0"/>
              <w:marRight w:val="0"/>
              <w:marTop w:val="0"/>
              <w:marBottom w:val="0"/>
              <w:divBdr>
                <w:top w:val="none" w:sz="0" w:space="0" w:color="auto"/>
                <w:left w:val="none" w:sz="0" w:space="0" w:color="auto"/>
                <w:bottom w:val="none" w:sz="0" w:space="0" w:color="auto"/>
                <w:right w:val="none" w:sz="0" w:space="0" w:color="auto"/>
              </w:divBdr>
              <w:divsChild>
                <w:div w:id="838351304">
                  <w:marLeft w:val="0"/>
                  <w:marRight w:val="0"/>
                  <w:marTop w:val="0"/>
                  <w:marBottom w:val="0"/>
                  <w:divBdr>
                    <w:top w:val="none" w:sz="0" w:space="0" w:color="auto"/>
                    <w:left w:val="none" w:sz="0" w:space="0" w:color="auto"/>
                    <w:bottom w:val="none" w:sz="0" w:space="0" w:color="auto"/>
                    <w:right w:val="none" w:sz="0" w:space="0" w:color="auto"/>
                  </w:divBdr>
                </w:div>
              </w:divsChild>
            </w:div>
            <w:div w:id="1194028717">
              <w:marLeft w:val="0"/>
              <w:marRight w:val="0"/>
              <w:marTop w:val="0"/>
              <w:marBottom w:val="0"/>
              <w:divBdr>
                <w:top w:val="none" w:sz="0" w:space="0" w:color="auto"/>
                <w:left w:val="none" w:sz="0" w:space="0" w:color="auto"/>
                <w:bottom w:val="none" w:sz="0" w:space="0" w:color="auto"/>
                <w:right w:val="none" w:sz="0" w:space="0" w:color="auto"/>
              </w:divBdr>
              <w:divsChild>
                <w:div w:id="1379741528">
                  <w:marLeft w:val="0"/>
                  <w:marRight w:val="0"/>
                  <w:marTop w:val="0"/>
                  <w:marBottom w:val="0"/>
                  <w:divBdr>
                    <w:top w:val="none" w:sz="0" w:space="0" w:color="auto"/>
                    <w:left w:val="none" w:sz="0" w:space="0" w:color="auto"/>
                    <w:bottom w:val="none" w:sz="0" w:space="0" w:color="auto"/>
                    <w:right w:val="none" w:sz="0" w:space="0" w:color="auto"/>
                  </w:divBdr>
                </w:div>
              </w:divsChild>
            </w:div>
            <w:div w:id="1429816680">
              <w:marLeft w:val="0"/>
              <w:marRight w:val="0"/>
              <w:marTop w:val="0"/>
              <w:marBottom w:val="0"/>
              <w:divBdr>
                <w:top w:val="none" w:sz="0" w:space="0" w:color="auto"/>
                <w:left w:val="none" w:sz="0" w:space="0" w:color="auto"/>
                <w:bottom w:val="none" w:sz="0" w:space="0" w:color="auto"/>
                <w:right w:val="none" w:sz="0" w:space="0" w:color="auto"/>
              </w:divBdr>
              <w:divsChild>
                <w:div w:id="2098135759">
                  <w:marLeft w:val="0"/>
                  <w:marRight w:val="0"/>
                  <w:marTop w:val="0"/>
                  <w:marBottom w:val="0"/>
                  <w:divBdr>
                    <w:top w:val="none" w:sz="0" w:space="0" w:color="auto"/>
                    <w:left w:val="none" w:sz="0" w:space="0" w:color="auto"/>
                    <w:bottom w:val="none" w:sz="0" w:space="0" w:color="auto"/>
                    <w:right w:val="none" w:sz="0" w:space="0" w:color="auto"/>
                  </w:divBdr>
                </w:div>
              </w:divsChild>
            </w:div>
            <w:div w:id="1505776511">
              <w:marLeft w:val="0"/>
              <w:marRight w:val="0"/>
              <w:marTop w:val="0"/>
              <w:marBottom w:val="0"/>
              <w:divBdr>
                <w:top w:val="none" w:sz="0" w:space="0" w:color="auto"/>
                <w:left w:val="none" w:sz="0" w:space="0" w:color="auto"/>
                <w:bottom w:val="none" w:sz="0" w:space="0" w:color="auto"/>
                <w:right w:val="none" w:sz="0" w:space="0" w:color="auto"/>
              </w:divBdr>
              <w:divsChild>
                <w:div w:id="27344335">
                  <w:marLeft w:val="0"/>
                  <w:marRight w:val="0"/>
                  <w:marTop w:val="0"/>
                  <w:marBottom w:val="0"/>
                  <w:divBdr>
                    <w:top w:val="none" w:sz="0" w:space="0" w:color="auto"/>
                    <w:left w:val="none" w:sz="0" w:space="0" w:color="auto"/>
                    <w:bottom w:val="none" w:sz="0" w:space="0" w:color="auto"/>
                    <w:right w:val="none" w:sz="0" w:space="0" w:color="auto"/>
                  </w:divBdr>
                </w:div>
              </w:divsChild>
            </w:div>
            <w:div w:id="1618177358">
              <w:marLeft w:val="0"/>
              <w:marRight w:val="0"/>
              <w:marTop w:val="0"/>
              <w:marBottom w:val="0"/>
              <w:divBdr>
                <w:top w:val="none" w:sz="0" w:space="0" w:color="auto"/>
                <w:left w:val="none" w:sz="0" w:space="0" w:color="auto"/>
                <w:bottom w:val="none" w:sz="0" w:space="0" w:color="auto"/>
                <w:right w:val="none" w:sz="0" w:space="0" w:color="auto"/>
              </w:divBdr>
              <w:divsChild>
                <w:div w:id="544947951">
                  <w:marLeft w:val="0"/>
                  <w:marRight w:val="0"/>
                  <w:marTop w:val="0"/>
                  <w:marBottom w:val="0"/>
                  <w:divBdr>
                    <w:top w:val="none" w:sz="0" w:space="0" w:color="auto"/>
                    <w:left w:val="none" w:sz="0" w:space="0" w:color="auto"/>
                    <w:bottom w:val="none" w:sz="0" w:space="0" w:color="auto"/>
                    <w:right w:val="none" w:sz="0" w:space="0" w:color="auto"/>
                  </w:divBdr>
                </w:div>
              </w:divsChild>
            </w:div>
            <w:div w:id="1631982736">
              <w:marLeft w:val="0"/>
              <w:marRight w:val="0"/>
              <w:marTop w:val="0"/>
              <w:marBottom w:val="0"/>
              <w:divBdr>
                <w:top w:val="none" w:sz="0" w:space="0" w:color="auto"/>
                <w:left w:val="none" w:sz="0" w:space="0" w:color="auto"/>
                <w:bottom w:val="none" w:sz="0" w:space="0" w:color="auto"/>
                <w:right w:val="none" w:sz="0" w:space="0" w:color="auto"/>
              </w:divBdr>
              <w:divsChild>
                <w:div w:id="1224558269">
                  <w:marLeft w:val="0"/>
                  <w:marRight w:val="0"/>
                  <w:marTop w:val="0"/>
                  <w:marBottom w:val="0"/>
                  <w:divBdr>
                    <w:top w:val="none" w:sz="0" w:space="0" w:color="auto"/>
                    <w:left w:val="none" w:sz="0" w:space="0" w:color="auto"/>
                    <w:bottom w:val="none" w:sz="0" w:space="0" w:color="auto"/>
                    <w:right w:val="none" w:sz="0" w:space="0" w:color="auto"/>
                  </w:divBdr>
                </w:div>
              </w:divsChild>
            </w:div>
            <w:div w:id="1647737939">
              <w:marLeft w:val="0"/>
              <w:marRight w:val="0"/>
              <w:marTop w:val="0"/>
              <w:marBottom w:val="0"/>
              <w:divBdr>
                <w:top w:val="none" w:sz="0" w:space="0" w:color="auto"/>
                <w:left w:val="none" w:sz="0" w:space="0" w:color="auto"/>
                <w:bottom w:val="none" w:sz="0" w:space="0" w:color="auto"/>
                <w:right w:val="none" w:sz="0" w:space="0" w:color="auto"/>
              </w:divBdr>
              <w:divsChild>
                <w:div w:id="1477910920">
                  <w:marLeft w:val="0"/>
                  <w:marRight w:val="0"/>
                  <w:marTop w:val="0"/>
                  <w:marBottom w:val="0"/>
                  <w:divBdr>
                    <w:top w:val="none" w:sz="0" w:space="0" w:color="auto"/>
                    <w:left w:val="none" w:sz="0" w:space="0" w:color="auto"/>
                    <w:bottom w:val="none" w:sz="0" w:space="0" w:color="auto"/>
                    <w:right w:val="none" w:sz="0" w:space="0" w:color="auto"/>
                  </w:divBdr>
                </w:div>
              </w:divsChild>
            </w:div>
            <w:div w:id="1692104546">
              <w:marLeft w:val="0"/>
              <w:marRight w:val="0"/>
              <w:marTop w:val="0"/>
              <w:marBottom w:val="0"/>
              <w:divBdr>
                <w:top w:val="none" w:sz="0" w:space="0" w:color="auto"/>
                <w:left w:val="none" w:sz="0" w:space="0" w:color="auto"/>
                <w:bottom w:val="none" w:sz="0" w:space="0" w:color="auto"/>
                <w:right w:val="none" w:sz="0" w:space="0" w:color="auto"/>
              </w:divBdr>
              <w:divsChild>
                <w:div w:id="320082467">
                  <w:marLeft w:val="0"/>
                  <w:marRight w:val="0"/>
                  <w:marTop w:val="0"/>
                  <w:marBottom w:val="0"/>
                  <w:divBdr>
                    <w:top w:val="none" w:sz="0" w:space="0" w:color="auto"/>
                    <w:left w:val="none" w:sz="0" w:space="0" w:color="auto"/>
                    <w:bottom w:val="none" w:sz="0" w:space="0" w:color="auto"/>
                    <w:right w:val="none" w:sz="0" w:space="0" w:color="auto"/>
                  </w:divBdr>
                </w:div>
              </w:divsChild>
            </w:div>
            <w:div w:id="1701317508">
              <w:marLeft w:val="0"/>
              <w:marRight w:val="0"/>
              <w:marTop w:val="0"/>
              <w:marBottom w:val="0"/>
              <w:divBdr>
                <w:top w:val="none" w:sz="0" w:space="0" w:color="auto"/>
                <w:left w:val="none" w:sz="0" w:space="0" w:color="auto"/>
                <w:bottom w:val="none" w:sz="0" w:space="0" w:color="auto"/>
                <w:right w:val="none" w:sz="0" w:space="0" w:color="auto"/>
              </w:divBdr>
              <w:divsChild>
                <w:div w:id="1565290633">
                  <w:marLeft w:val="0"/>
                  <w:marRight w:val="0"/>
                  <w:marTop w:val="0"/>
                  <w:marBottom w:val="0"/>
                  <w:divBdr>
                    <w:top w:val="none" w:sz="0" w:space="0" w:color="auto"/>
                    <w:left w:val="none" w:sz="0" w:space="0" w:color="auto"/>
                    <w:bottom w:val="none" w:sz="0" w:space="0" w:color="auto"/>
                    <w:right w:val="none" w:sz="0" w:space="0" w:color="auto"/>
                  </w:divBdr>
                </w:div>
              </w:divsChild>
            </w:div>
            <w:div w:id="1749424357">
              <w:marLeft w:val="0"/>
              <w:marRight w:val="0"/>
              <w:marTop w:val="0"/>
              <w:marBottom w:val="0"/>
              <w:divBdr>
                <w:top w:val="none" w:sz="0" w:space="0" w:color="auto"/>
                <w:left w:val="none" w:sz="0" w:space="0" w:color="auto"/>
                <w:bottom w:val="none" w:sz="0" w:space="0" w:color="auto"/>
                <w:right w:val="none" w:sz="0" w:space="0" w:color="auto"/>
              </w:divBdr>
              <w:divsChild>
                <w:div w:id="890580794">
                  <w:marLeft w:val="0"/>
                  <w:marRight w:val="0"/>
                  <w:marTop w:val="0"/>
                  <w:marBottom w:val="0"/>
                  <w:divBdr>
                    <w:top w:val="none" w:sz="0" w:space="0" w:color="auto"/>
                    <w:left w:val="none" w:sz="0" w:space="0" w:color="auto"/>
                    <w:bottom w:val="none" w:sz="0" w:space="0" w:color="auto"/>
                    <w:right w:val="none" w:sz="0" w:space="0" w:color="auto"/>
                  </w:divBdr>
                </w:div>
              </w:divsChild>
            </w:div>
            <w:div w:id="1864828379">
              <w:marLeft w:val="0"/>
              <w:marRight w:val="0"/>
              <w:marTop w:val="0"/>
              <w:marBottom w:val="0"/>
              <w:divBdr>
                <w:top w:val="none" w:sz="0" w:space="0" w:color="auto"/>
                <w:left w:val="none" w:sz="0" w:space="0" w:color="auto"/>
                <w:bottom w:val="none" w:sz="0" w:space="0" w:color="auto"/>
                <w:right w:val="none" w:sz="0" w:space="0" w:color="auto"/>
              </w:divBdr>
              <w:divsChild>
                <w:div w:id="879363275">
                  <w:marLeft w:val="0"/>
                  <w:marRight w:val="0"/>
                  <w:marTop w:val="0"/>
                  <w:marBottom w:val="0"/>
                  <w:divBdr>
                    <w:top w:val="none" w:sz="0" w:space="0" w:color="auto"/>
                    <w:left w:val="none" w:sz="0" w:space="0" w:color="auto"/>
                    <w:bottom w:val="none" w:sz="0" w:space="0" w:color="auto"/>
                    <w:right w:val="none" w:sz="0" w:space="0" w:color="auto"/>
                  </w:divBdr>
                </w:div>
              </w:divsChild>
            </w:div>
            <w:div w:id="1869876196">
              <w:marLeft w:val="0"/>
              <w:marRight w:val="0"/>
              <w:marTop w:val="0"/>
              <w:marBottom w:val="0"/>
              <w:divBdr>
                <w:top w:val="none" w:sz="0" w:space="0" w:color="auto"/>
                <w:left w:val="none" w:sz="0" w:space="0" w:color="auto"/>
                <w:bottom w:val="none" w:sz="0" w:space="0" w:color="auto"/>
                <w:right w:val="none" w:sz="0" w:space="0" w:color="auto"/>
              </w:divBdr>
              <w:divsChild>
                <w:div w:id="1653871343">
                  <w:marLeft w:val="0"/>
                  <w:marRight w:val="0"/>
                  <w:marTop w:val="0"/>
                  <w:marBottom w:val="0"/>
                  <w:divBdr>
                    <w:top w:val="none" w:sz="0" w:space="0" w:color="auto"/>
                    <w:left w:val="none" w:sz="0" w:space="0" w:color="auto"/>
                    <w:bottom w:val="none" w:sz="0" w:space="0" w:color="auto"/>
                    <w:right w:val="none" w:sz="0" w:space="0" w:color="auto"/>
                  </w:divBdr>
                </w:div>
              </w:divsChild>
            </w:div>
            <w:div w:id="1908105987">
              <w:marLeft w:val="0"/>
              <w:marRight w:val="0"/>
              <w:marTop w:val="0"/>
              <w:marBottom w:val="0"/>
              <w:divBdr>
                <w:top w:val="none" w:sz="0" w:space="0" w:color="auto"/>
                <w:left w:val="none" w:sz="0" w:space="0" w:color="auto"/>
                <w:bottom w:val="none" w:sz="0" w:space="0" w:color="auto"/>
                <w:right w:val="none" w:sz="0" w:space="0" w:color="auto"/>
              </w:divBdr>
              <w:divsChild>
                <w:div w:id="48380501">
                  <w:marLeft w:val="0"/>
                  <w:marRight w:val="0"/>
                  <w:marTop w:val="0"/>
                  <w:marBottom w:val="0"/>
                  <w:divBdr>
                    <w:top w:val="none" w:sz="0" w:space="0" w:color="auto"/>
                    <w:left w:val="none" w:sz="0" w:space="0" w:color="auto"/>
                    <w:bottom w:val="none" w:sz="0" w:space="0" w:color="auto"/>
                    <w:right w:val="none" w:sz="0" w:space="0" w:color="auto"/>
                  </w:divBdr>
                </w:div>
              </w:divsChild>
            </w:div>
            <w:div w:id="1916433035">
              <w:marLeft w:val="0"/>
              <w:marRight w:val="0"/>
              <w:marTop w:val="0"/>
              <w:marBottom w:val="0"/>
              <w:divBdr>
                <w:top w:val="none" w:sz="0" w:space="0" w:color="auto"/>
                <w:left w:val="none" w:sz="0" w:space="0" w:color="auto"/>
                <w:bottom w:val="none" w:sz="0" w:space="0" w:color="auto"/>
                <w:right w:val="none" w:sz="0" w:space="0" w:color="auto"/>
              </w:divBdr>
              <w:divsChild>
                <w:div w:id="1545406331">
                  <w:marLeft w:val="0"/>
                  <w:marRight w:val="0"/>
                  <w:marTop w:val="0"/>
                  <w:marBottom w:val="0"/>
                  <w:divBdr>
                    <w:top w:val="none" w:sz="0" w:space="0" w:color="auto"/>
                    <w:left w:val="none" w:sz="0" w:space="0" w:color="auto"/>
                    <w:bottom w:val="none" w:sz="0" w:space="0" w:color="auto"/>
                    <w:right w:val="none" w:sz="0" w:space="0" w:color="auto"/>
                  </w:divBdr>
                </w:div>
              </w:divsChild>
            </w:div>
            <w:div w:id="1943803255">
              <w:marLeft w:val="0"/>
              <w:marRight w:val="0"/>
              <w:marTop w:val="0"/>
              <w:marBottom w:val="0"/>
              <w:divBdr>
                <w:top w:val="none" w:sz="0" w:space="0" w:color="auto"/>
                <w:left w:val="none" w:sz="0" w:space="0" w:color="auto"/>
                <w:bottom w:val="none" w:sz="0" w:space="0" w:color="auto"/>
                <w:right w:val="none" w:sz="0" w:space="0" w:color="auto"/>
              </w:divBdr>
              <w:divsChild>
                <w:div w:id="1724714261">
                  <w:marLeft w:val="0"/>
                  <w:marRight w:val="0"/>
                  <w:marTop w:val="0"/>
                  <w:marBottom w:val="0"/>
                  <w:divBdr>
                    <w:top w:val="none" w:sz="0" w:space="0" w:color="auto"/>
                    <w:left w:val="none" w:sz="0" w:space="0" w:color="auto"/>
                    <w:bottom w:val="none" w:sz="0" w:space="0" w:color="auto"/>
                    <w:right w:val="none" w:sz="0" w:space="0" w:color="auto"/>
                  </w:divBdr>
                </w:div>
              </w:divsChild>
            </w:div>
            <w:div w:id="1963918135">
              <w:marLeft w:val="0"/>
              <w:marRight w:val="0"/>
              <w:marTop w:val="0"/>
              <w:marBottom w:val="0"/>
              <w:divBdr>
                <w:top w:val="none" w:sz="0" w:space="0" w:color="auto"/>
                <w:left w:val="none" w:sz="0" w:space="0" w:color="auto"/>
                <w:bottom w:val="none" w:sz="0" w:space="0" w:color="auto"/>
                <w:right w:val="none" w:sz="0" w:space="0" w:color="auto"/>
              </w:divBdr>
              <w:divsChild>
                <w:div w:id="1975023090">
                  <w:marLeft w:val="0"/>
                  <w:marRight w:val="0"/>
                  <w:marTop w:val="0"/>
                  <w:marBottom w:val="0"/>
                  <w:divBdr>
                    <w:top w:val="none" w:sz="0" w:space="0" w:color="auto"/>
                    <w:left w:val="none" w:sz="0" w:space="0" w:color="auto"/>
                    <w:bottom w:val="none" w:sz="0" w:space="0" w:color="auto"/>
                    <w:right w:val="none" w:sz="0" w:space="0" w:color="auto"/>
                  </w:divBdr>
                </w:div>
              </w:divsChild>
            </w:div>
            <w:div w:id="1986201542">
              <w:marLeft w:val="0"/>
              <w:marRight w:val="0"/>
              <w:marTop w:val="0"/>
              <w:marBottom w:val="0"/>
              <w:divBdr>
                <w:top w:val="none" w:sz="0" w:space="0" w:color="auto"/>
                <w:left w:val="none" w:sz="0" w:space="0" w:color="auto"/>
                <w:bottom w:val="none" w:sz="0" w:space="0" w:color="auto"/>
                <w:right w:val="none" w:sz="0" w:space="0" w:color="auto"/>
              </w:divBdr>
              <w:divsChild>
                <w:div w:id="1629436048">
                  <w:marLeft w:val="0"/>
                  <w:marRight w:val="0"/>
                  <w:marTop w:val="0"/>
                  <w:marBottom w:val="0"/>
                  <w:divBdr>
                    <w:top w:val="none" w:sz="0" w:space="0" w:color="auto"/>
                    <w:left w:val="none" w:sz="0" w:space="0" w:color="auto"/>
                    <w:bottom w:val="none" w:sz="0" w:space="0" w:color="auto"/>
                    <w:right w:val="none" w:sz="0" w:space="0" w:color="auto"/>
                  </w:divBdr>
                </w:div>
              </w:divsChild>
            </w:div>
            <w:div w:id="2028368974">
              <w:marLeft w:val="0"/>
              <w:marRight w:val="0"/>
              <w:marTop w:val="0"/>
              <w:marBottom w:val="0"/>
              <w:divBdr>
                <w:top w:val="none" w:sz="0" w:space="0" w:color="auto"/>
                <w:left w:val="none" w:sz="0" w:space="0" w:color="auto"/>
                <w:bottom w:val="none" w:sz="0" w:space="0" w:color="auto"/>
                <w:right w:val="none" w:sz="0" w:space="0" w:color="auto"/>
              </w:divBdr>
              <w:divsChild>
                <w:div w:id="385953742">
                  <w:marLeft w:val="0"/>
                  <w:marRight w:val="0"/>
                  <w:marTop w:val="0"/>
                  <w:marBottom w:val="0"/>
                  <w:divBdr>
                    <w:top w:val="none" w:sz="0" w:space="0" w:color="auto"/>
                    <w:left w:val="none" w:sz="0" w:space="0" w:color="auto"/>
                    <w:bottom w:val="none" w:sz="0" w:space="0" w:color="auto"/>
                    <w:right w:val="none" w:sz="0" w:space="0" w:color="auto"/>
                  </w:divBdr>
                </w:div>
              </w:divsChild>
            </w:div>
            <w:div w:id="2052679966">
              <w:marLeft w:val="0"/>
              <w:marRight w:val="0"/>
              <w:marTop w:val="0"/>
              <w:marBottom w:val="0"/>
              <w:divBdr>
                <w:top w:val="none" w:sz="0" w:space="0" w:color="auto"/>
                <w:left w:val="none" w:sz="0" w:space="0" w:color="auto"/>
                <w:bottom w:val="none" w:sz="0" w:space="0" w:color="auto"/>
                <w:right w:val="none" w:sz="0" w:space="0" w:color="auto"/>
              </w:divBdr>
              <w:divsChild>
                <w:div w:id="1909531597">
                  <w:marLeft w:val="0"/>
                  <w:marRight w:val="0"/>
                  <w:marTop w:val="0"/>
                  <w:marBottom w:val="0"/>
                  <w:divBdr>
                    <w:top w:val="none" w:sz="0" w:space="0" w:color="auto"/>
                    <w:left w:val="none" w:sz="0" w:space="0" w:color="auto"/>
                    <w:bottom w:val="none" w:sz="0" w:space="0" w:color="auto"/>
                    <w:right w:val="none" w:sz="0" w:space="0" w:color="auto"/>
                  </w:divBdr>
                </w:div>
              </w:divsChild>
            </w:div>
            <w:div w:id="2059628778">
              <w:marLeft w:val="0"/>
              <w:marRight w:val="0"/>
              <w:marTop w:val="0"/>
              <w:marBottom w:val="0"/>
              <w:divBdr>
                <w:top w:val="none" w:sz="0" w:space="0" w:color="auto"/>
                <w:left w:val="none" w:sz="0" w:space="0" w:color="auto"/>
                <w:bottom w:val="none" w:sz="0" w:space="0" w:color="auto"/>
                <w:right w:val="none" w:sz="0" w:space="0" w:color="auto"/>
              </w:divBdr>
              <w:divsChild>
                <w:div w:id="480386367">
                  <w:marLeft w:val="0"/>
                  <w:marRight w:val="0"/>
                  <w:marTop w:val="0"/>
                  <w:marBottom w:val="0"/>
                  <w:divBdr>
                    <w:top w:val="none" w:sz="0" w:space="0" w:color="auto"/>
                    <w:left w:val="none" w:sz="0" w:space="0" w:color="auto"/>
                    <w:bottom w:val="none" w:sz="0" w:space="0" w:color="auto"/>
                    <w:right w:val="none" w:sz="0" w:space="0" w:color="auto"/>
                  </w:divBdr>
                </w:div>
              </w:divsChild>
            </w:div>
            <w:div w:id="2066756319">
              <w:marLeft w:val="0"/>
              <w:marRight w:val="0"/>
              <w:marTop w:val="0"/>
              <w:marBottom w:val="0"/>
              <w:divBdr>
                <w:top w:val="none" w:sz="0" w:space="0" w:color="auto"/>
                <w:left w:val="none" w:sz="0" w:space="0" w:color="auto"/>
                <w:bottom w:val="none" w:sz="0" w:space="0" w:color="auto"/>
                <w:right w:val="none" w:sz="0" w:space="0" w:color="auto"/>
              </w:divBdr>
              <w:divsChild>
                <w:div w:id="1893493634">
                  <w:marLeft w:val="0"/>
                  <w:marRight w:val="0"/>
                  <w:marTop w:val="0"/>
                  <w:marBottom w:val="0"/>
                  <w:divBdr>
                    <w:top w:val="none" w:sz="0" w:space="0" w:color="auto"/>
                    <w:left w:val="none" w:sz="0" w:space="0" w:color="auto"/>
                    <w:bottom w:val="none" w:sz="0" w:space="0" w:color="auto"/>
                    <w:right w:val="none" w:sz="0" w:space="0" w:color="auto"/>
                  </w:divBdr>
                </w:div>
              </w:divsChild>
            </w:div>
            <w:div w:id="2106803587">
              <w:marLeft w:val="0"/>
              <w:marRight w:val="0"/>
              <w:marTop w:val="0"/>
              <w:marBottom w:val="0"/>
              <w:divBdr>
                <w:top w:val="none" w:sz="0" w:space="0" w:color="auto"/>
                <w:left w:val="none" w:sz="0" w:space="0" w:color="auto"/>
                <w:bottom w:val="none" w:sz="0" w:space="0" w:color="auto"/>
                <w:right w:val="none" w:sz="0" w:space="0" w:color="auto"/>
              </w:divBdr>
              <w:divsChild>
                <w:div w:id="1002515532">
                  <w:marLeft w:val="0"/>
                  <w:marRight w:val="0"/>
                  <w:marTop w:val="0"/>
                  <w:marBottom w:val="0"/>
                  <w:divBdr>
                    <w:top w:val="none" w:sz="0" w:space="0" w:color="auto"/>
                    <w:left w:val="none" w:sz="0" w:space="0" w:color="auto"/>
                    <w:bottom w:val="none" w:sz="0" w:space="0" w:color="auto"/>
                    <w:right w:val="none" w:sz="0" w:space="0" w:color="auto"/>
                  </w:divBdr>
                </w:div>
              </w:divsChild>
            </w:div>
            <w:div w:id="2137333045">
              <w:marLeft w:val="0"/>
              <w:marRight w:val="0"/>
              <w:marTop w:val="0"/>
              <w:marBottom w:val="0"/>
              <w:divBdr>
                <w:top w:val="none" w:sz="0" w:space="0" w:color="auto"/>
                <w:left w:val="none" w:sz="0" w:space="0" w:color="auto"/>
                <w:bottom w:val="none" w:sz="0" w:space="0" w:color="auto"/>
                <w:right w:val="none" w:sz="0" w:space="0" w:color="auto"/>
              </w:divBdr>
              <w:divsChild>
                <w:div w:id="2369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2019-09-10T00:00:00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1430f70e-3e52-461e-92a1-3b504be854da">
      <UserInfo>
        <DisplayName>Hannah T Jordan</DisplayName>
        <AccountId>6</AccountId>
        <AccountType/>
      </UserInfo>
      <UserInfo>
        <DisplayName>Ian D Aliman</DisplayName>
        <AccountId>15</AccountId>
        <AccountType/>
      </UserInfo>
      <UserInfo>
        <DisplayName>Gayathri D Sanjeev</DisplayName>
        <AccountId>14</AccountId>
        <AccountType/>
      </UserInfo>
      <UserInfo>
        <DisplayName>LaRue Brown</DisplayName>
        <AccountId>13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FA76BC342B3B41910AFF7898FE9FF5" ma:contentTypeVersion="6" ma:contentTypeDescription="Create a new document." ma:contentTypeScope="" ma:versionID="57c2ec9b0f7f0e1b65cc2bacbd764bdc">
  <xsd:schema xmlns:xsd="http://www.w3.org/2001/XMLSchema" xmlns:xs="http://www.w3.org/2001/XMLSchema" xmlns:p="http://schemas.microsoft.com/office/2006/metadata/properties" xmlns:ns2="8476f452-fec5-456c-b16f-793cedc7cc39" xmlns:ns3="1430f70e-3e52-461e-92a1-3b504be854da" targetNamespace="http://schemas.microsoft.com/office/2006/metadata/properties" ma:root="true" ma:fieldsID="7a68e333122393182aca2514b20452d4" ns2:_="" ns3:_="">
    <xsd:import namespace="8476f452-fec5-456c-b16f-793cedc7cc39"/>
    <xsd:import namespace="1430f70e-3e52-461e-92a1-3b504be854d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6f452-fec5-456c-b16f-793cedc7cc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30f70e-3e52-461e-92a1-3b504be854d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1E348-3277-4860-B1E6-797F1155BB00}">
  <ds:schemaRefs>
    <ds:schemaRef ds:uri="http://schemas.microsoft.com/office/2006/metadata/properties"/>
    <ds:schemaRef ds:uri="http://schemas.microsoft.com/office/infopath/2007/PartnerControls"/>
    <ds:schemaRef ds:uri="1430f70e-3e52-461e-92a1-3b504be854da"/>
  </ds:schemaRefs>
</ds:datastoreItem>
</file>

<file path=customXml/itemProps3.xml><?xml version="1.0" encoding="utf-8"?>
<ds:datastoreItem xmlns:ds="http://schemas.openxmlformats.org/officeDocument/2006/customXml" ds:itemID="{920A5B51-3D0B-4500-9B87-56CE2DB5BC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6f452-fec5-456c-b16f-793cedc7cc39"/>
    <ds:schemaRef ds:uri="1430f70e-3e52-461e-92a1-3b504be854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C8F485-BD05-4939-8172-27C4DBE4A2E3}">
  <ds:schemaRefs>
    <ds:schemaRef ds:uri="http://schemas.microsoft.com/sharepoint/v3/contenttype/forms"/>
  </ds:schemaRefs>
</ds:datastoreItem>
</file>

<file path=customXml/itemProps5.xml><?xml version="1.0" encoding="utf-8"?>
<ds:datastoreItem xmlns:ds="http://schemas.openxmlformats.org/officeDocument/2006/customXml" ds:itemID="{794FA4A5-C4DB-4022-BD92-CA31BBDC3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3584</Words>
  <Characters>20431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Will You Rewind This?</vt:lpstr>
    </vt:vector>
  </TitlesOfParts>
  <Company/>
  <LinksUpToDate>false</LinksUpToDate>
  <CharactersWithSpaces>23968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 You Rewind This?</dc:title>
  <dc:subject>Will You Rewind This?</dc:subject>
  <dc:creator>Ian Aliman, LaRue Brown, Hannah Jordan, Gayathri Sanjeev</dc:creator>
  <cp:keywords/>
  <dc:description/>
  <cp:lastModifiedBy>Gayathri D Sanjeev</cp:lastModifiedBy>
  <cp:revision>3</cp:revision>
  <dcterms:created xsi:type="dcterms:W3CDTF">2019-09-11T22:36:00Z</dcterms:created>
  <dcterms:modified xsi:type="dcterms:W3CDTF">2019-09-11T23:18:00Z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0x010100BAFA76BC342B3B41910AFF7898FE9FF5</vt:lpwstr>
  </property>
</Properties>
</file>